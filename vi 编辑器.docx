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7F165A" w14:textId="05C89F25" w:rsidR="00782203" w:rsidRDefault="00782203" w:rsidP="00782203">
      <w:pPr>
        <w:pStyle w:val="1"/>
      </w:pPr>
      <w:bookmarkStart w:id="0" w:name="_GoBack"/>
      <w:bookmarkEnd w:id="0"/>
      <w:r w:rsidRPr="00782203">
        <w:t>vi—— 终端中的编辑器</w:t>
      </w:r>
    </w:p>
    <w:p w14:paraId="7C8DF0FB" w14:textId="77777777" w:rsidR="00782203" w:rsidRPr="00782203" w:rsidRDefault="00782203" w:rsidP="00782203"/>
    <w:p w14:paraId="0AE3A368" w14:textId="44557BE7" w:rsidR="00782203" w:rsidRPr="00782203" w:rsidRDefault="00782203" w:rsidP="00782203">
      <w:pPr>
        <w:widowControl/>
        <w:pBdr>
          <w:bottom w:val="single" w:sz="6" w:space="6" w:color="DDDDDD"/>
        </w:pBdr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  <w:t>01. </w:t>
      </w:r>
      <w:r w:rsidRPr="00782203">
        <w:rPr>
          <w:rFonts w:ascii="Courier New" w:eastAsia="宋体" w:hAnsi="Courier New" w:cs="Courier New"/>
          <w:b/>
          <w:bCs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  <w:t>简介</w:t>
      </w:r>
    </w:p>
    <w:p w14:paraId="5A007E62" w14:textId="77777777" w:rsidR="00782203" w:rsidRPr="00782203" w:rsidRDefault="00782203" w:rsidP="00782203">
      <w:pPr>
        <w:widowControl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1.1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学习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 </w:t>
      </w:r>
      <w:r w:rsidRPr="00782203">
        <w:rPr>
          <w:rFonts w:ascii="Courier New" w:eastAsia="宋体" w:hAnsi="Courier New" w:cs="Courier New"/>
          <w:b/>
          <w:bCs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的目的</w:t>
      </w:r>
    </w:p>
    <w:p w14:paraId="5FFD58E1" w14:textId="77777777" w:rsidR="00782203" w:rsidRPr="00782203" w:rsidRDefault="00782203" w:rsidP="00782203">
      <w:pPr>
        <w:widowControl/>
        <w:numPr>
          <w:ilvl w:val="0"/>
          <w:numId w:val="2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在工作中，要对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服务器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上的文件进行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简单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的修改，可以使用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ssh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远程登录到服务器上，并且使用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进行快速的编辑即可</w:t>
      </w:r>
    </w:p>
    <w:p w14:paraId="1547A36E" w14:textId="77777777" w:rsidR="00782203" w:rsidRPr="00782203" w:rsidRDefault="00782203" w:rsidP="00782203">
      <w:pPr>
        <w:widowControl/>
        <w:numPr>
          <w:ilvl w:val="0"/>
          <w:numId w:val="2"/>
        </w:numPr>
        <w:spacing w:before="120" w:after="120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常见需要修改的文件包括：</w:t>
      </w:r>
    </w:p>
    <w:p w14:paraId="785577D1" w14:textId="77777777" w:rsidR="00782203" w:rsidRPr="00782203" w:rsidRDefault="00782203" w:rsidP="00782203">
      <w:pPr>
        <w:widowControl/>
        <w:numPr>
          <w:ilvl w:val="1"/>
          <w:numId w:val="2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源程序</w:t>
      </w:r>
    </w:p>
    <w:p w14:paraId="01E28A5C" w14:textId="77777777" w:rsidR="00782203" w:rsidRPr="00782203" w:rsidRDefault="00782203" w:rsidP="00782203">
      <w:pPr>
        <w:widowControl/>
        <w:numPr>
          <w:ilvl w:val="1"/>
          <w:numId w:val="2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配置文件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，例如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ssh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的配置文件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~/.ssh/config</w:t>
      </w:r>
    </w:p>
    <w:p w14:paraId="6AE2A198" w14:textId="77777777" w:rsidR="00782203" w:rsidRPr="00782203" w:rsidRDefault="00782203" w:rsidP="00782203">
      <w:pPr>
        <w:widowControl/>
        <w:numPr>
          <w:ilvl w:val="0"/>
          <w:numId w:val="3"/>
        </w:numPr>
        <w:ind w:left="480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在没有图形界面的环境下，要编辑文件，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是最佳选择！</w:t>
      </w:r>
    </w:p>
    <w:p w14:paraId="135E2A94" w14:textId="77777777" w:rsidR="00782203" w:rsidRPr="00782203" w:rsidRDefault="00782203" w:rsidP="00782203">
      <w:pPr>
        <w:widowControl/>
        <w:numPr>
          <w:ilvl w:val="0"/>
          <w:numId w:val="3"/>
        </w:numPr>
        <w:ind w:left="480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每一个要使用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Linux 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的程序员，都应该或多或少的学习一些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的常用命令</w:t>
      </w:r>
    </w:p>
    <w:p w14:paraId="1E94189B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1.2 vi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和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 vim</w:t>
      </w:r>
    </w:p>
    <w:p w14:paraId="3280A590" w14:textId="77777777" w:rsidR="00782203" w:rsidRPr="00782203" w:rsidRDefault="00782203" w:rsidP="00782203">
      <w:pPr>
        <w:widowControl/>
        <w:numPr>
          <w:ilvl w:val="0"/>
          <w:numId w:val="4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在很多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Linux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发行版中，直接把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做成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vim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的软连接</w:t>
      </w:r>
    </w:p>
    <w:p w14:paraId="0C5C4215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vi</w:t>
      </w:r>
    </w:p>
    <w:p w14:paraId="4A5FDF05" w14:textId="77777777" w:rsidR="00782203" w:rsidRPr="00782203" w:rsidRDefault="00782203" w:rsidP="00782203">
      <w:pPr>
        <w:widowControl/>
        <w:numPr>
          <w:ilvl w:val="0"/>
          <w:numId w:val="5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是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Visual interface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的简称，是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Linux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中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最经典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的文本编辑器</w:t>
      </w:r>
    </w:p>
    <w:p w14:paraId="7FCD00AF" w14:textId="08E44907" w:rsidR="00782203" w:rsidRDefault="00782203" w:rsidP="00D51C68">
      <w:pPr>
        <w:widowControl/>
        <w:numPr>
          <w:ilvl w:val="0"/>
          <w:numId w:val="5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的核心设计思想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——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让程序员的手指始终保持在键盘的核心区域，就能完成所有的编辑操作</w:t>
      </w:r>
    </w:p>
    <w:p w14:paraId="38D23A61" w14:textId="7176D216" w:rsidR="00D51C68" w:rsidRDefault="00FE0BAE" w:rsidP="00D51C68">
      <w:pPr>
        <w:widowControl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558E7A8" wp14:editId="46923136">
            <wp:extent cx="5274310" cy="21456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7E4A" w14:textId="77777777" w:rsidR="00FE0BAE" w:rsidRPr="00782203" w:rsidRDefault="00FE0BAE" w:rsidP="00D51C68">
      <w:pPr>
        <w:widowControl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</w:p>
    <w:p w14:paraId="76A0435D" w14:textId="77777777" w:rsidR="00782203" w:rsidRPr="00782203" w:rsidRDefault="00782203" w:rsidP="00782203">
      <w:pPr>
        <w:widowControl/>
        <w:numPr>
          <w:ilvl w:val="0"/>
          <w:numId w:val="6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的特点：</w:t>
      </w:r>
    </w:p>
    <w:p w14:paraId="7D45487C" w14:textId="77777777" w:rsidR="00782203" w:rsidRPr="00782203" w:rsidRDefault="00782203" w:rsidP="00782203">
      <w:pPr>
        <w:widowControl/>
        <w:numPr>
          <w:ilvl w:val="1"/>
          <w:numId w:val="6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没有图形界面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功能强大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的编辑器</w:t>
      </w:r>
    </w:p>
    <w:p w14:paraId="65FAA712" w14:textId="77777777" w:rsidR="00782203" w:rsidRPr="00782203" w:rsidRDefault="00782203" w:rsidP="00782203">
      <w:pPr>
        <w:widowControl/>
        <w:numPr>
          <w:ilvl w:val="1"/>
          <w:numId w:val="6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只能是编辑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文本内容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，不能对字体、段落进行排版</w:t>
      </w:r>
    </w:p>
    <w:p w14:paraId="5BE83847" w14:textId="77777777" w:rsidR="00782203" w:rsidRPr="00782203" w:rsidRDefault="00782203" w:rsidP="00782203">
      <w:pPr>
        <w:widowControl/>
        <w:numPr>
          <w:ilvl w:val="1"/>
          <w:numId w:val="6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不支持鼠标操作</w:t>
      </w:r>
    </w:p>
    <w:p w14:paraId="76C3D45B" w14:textId="77777777" w:rsidR="00782203" w:rsidRPr="00782203" w:rsidRDefault="00782203" w:rsidP="00782203">
      <w:pPr>
        <w:widowControl/>
        <w:numPr>
          <w:ilvl w:val="1"/>
          <w:numId w:val="6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没有菜单</w:t>
      </w:r>
    </w:p>
    <w:p w14:paraId="51B69BB9" w14:textId="77777777" w:rsidR="00782203" w:rsidRPr="00782203" w:rsidRDefault="00782203" w:rsidP="00782203">
      <w:pPr>
        <w:widowControl/>
        <w:numPr>
          <w:ilvl w:val="1"/>
          <w:numId w:val="6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只有命令</w:t>
      </w:r>
    </w:p>
    <w:p w14:paraId="6580DB00" w14:textId="77777777" w:rsidR="00782203" w:rsidRPr="00782203" w:rsidRDefault="00782203" w:rsidP="00782203">
      <w:pPr>
        <w:widowControl/>
        <w:numPr>
          <w:ilvl w:val="0"/>
          <w:numId w:val="6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编辑器在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系统管理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服务器管理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编辑文件时，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其功能永远不是图形界面的编辑器能比拟的</w:t>
      </w:r>
    </w:p>
    <w:p w14:paraId="1B5E8431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b/>
          <w:bCs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vim</w:t>
      </w:r>
    </w:p>
    <w:p w14:paraId="14020294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vim = vi improved</w:t>
      </w:r>
    </w:p>
    <w:p w14:paraId="2C2992C7" w14:textId="77777777" w:rsidR="00782203" w:rsidRPr="00782203" w:rsidRDefault="00782203" w:rsidP="00782203">
      <w:pPr>
        <w:widowControl/>
        <w:numPr>
          <w:ilvl w:val="0"/>
          <w:numId w:val="7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lastRenderedPageBreak/>
        <w:t>vim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是从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发展出来的一个文本编辑器，支持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代码补全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编译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及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错误跳转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等方便编程的功能特别丰富，在程序员中被广泛使用，被称为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编辑器之神</w:t>
      </w:r>
    </w:p>
    <w:p w14:paraId="51F099CF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查询软连接命令（知道）</w:t>
      </w:r>
    </w:p>
    <w:p w14:paraId="164978E9" w14:textId="77777777" w:rsidR="00782203" w:rsidRPr="00782203" w:rsidRDefault="00782203" w:rsidP="00782203">
      <w:pPr>
        <w:widowControl/>
        <w:numPr>
          <w:ilvl w:val="0"/>
          <w:numId w:val="8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在很多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Linux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发行版中直接把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做成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vim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的软连接</w:t>
      </w:r>
    </w:p>
    <w:p w14:paraId="1BB04CE7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#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查找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 vi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的运行文件</w:t>
      </w:r>
    </w:p>
    <w:p w14:paraId="5582ED9E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</w:p>
    <w:p w14:paraId="1AE2ACFA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$ </w:t>
      </w:r>
      <w:r w:rsidRPr="00782203">
        <w:rPr>
          <w:rFonts w:ascii="Courier New" w:eastAsia="宋体" w:hAnsi="Courier New" w:cs="Courier New"/>
          <w:color w:val="0086B3"/>
          <w:kern w:val="0"/>
          <w:sz w:val="18"/>
          <w:szCs w:val="18"/>
          <w:bdr w:val="none" w:sz="0" w:space="0" w:color="auto" w:frame="1"/>
          <w:shd w:val="clear" w:color="auto" w:fill="EEEEEE"/>
        </w:rPr>
        <w:t>which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 vi</w:t>
      </w:r>
    </w:p>
    <w:p w14:paraId="0512BFDA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$ ls -l /usr/bin/vi</w:t>
      </w:r>
    </w:p>
    <w:p w14:paraId="3B56B72F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$ ls -l /etc/alternatives/vi</w:t>
      </w:r>
    </w:p>
    <w:p w14:paraId="08BE4744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$ ls -l /usr/bin/vim.basic</w:t>
      </w:r>
    </w:p>
    <w:p w14:paraId="06C0B03B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</w:p>
    <w:p w14:paraId="29358793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#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查找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 vim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的运行文件</w:t>
      </w:r>
    </w:p>
    <w:p w14:paraId="059ED877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$ </w:t>
      </w:r>
      <w:r w:rsidRPr="00782203">
        <w:rPr>
          <w:rFonts w:ascii="Courier New" w:eastAsia="宋体" w:hAnsi="Courier New" w:cs="Courier New"/>
          <w:color w:val="0086B3"/>
          <w:kern w:val="0"/>
          <w:sz w:val="18"/>
          <w:szCs w:val="18"/>
          <w:bdr w:val="none" w:sz="0" w:space="0" w:color="auto" w:frame="1"/>
          <w:shd w:val="clear" w:color="auto" w:fill="EEEEEE"/>
        </w:rPr>
        <w:t>which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 vim</w:t>
      </w:r>
    </w:p>
    <w:p w14:paraId="39E2FA57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$ ls -l /usr/bin/vim</w:t>
      </w:r>
    </w:p>
    <w:p w14:paraId="53AA9C6B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$ ls -l /etc/alternatives/vim</w:t>
      </w:r>
    </w:p>
    <w:p w14:paraId="533F9348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$ ls -l /usr/bin/vim.basic </w:t>
      </w:r>
    </w:p>
    <w:p w14:paraId="490205E6" w14:textId="77777777" w:rsidR="00782203" w:rsidRPr="00782203" w:rsidRDefault="00782203" w:rsidP="00782203">
      <w:pPr>
        <w:widowControl/>
        <w:pBdr>
          <w:bottom w:val="single" w:sz="6" w:space="6" w:color="DDDDDD"/>
        </w:pBdr>
        <w:spacing w:before="360" w:after="24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  <w:t xml:space="preserve">02.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  <w:t>打开和新建文件</w:t>
      </w:r>
    </w:p>
    <w:p w14:paraId="6DA9331A" w14:textId="77777777" w:rsidR="00782203" w:rsidRPr="00782203" w:rsidRDefault="00782203" w:rsidP="00782203">
      <w:pPr>
        <w:widowControl/>
        <w:numPr>
          <w:ilvl w:val="0"/>
          <w:numId w:val="9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在终端中输入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在后面跟上文件名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即可</w:t>
      </w:r>
    </w:p>
    <w:p w14:paraId="0F1A5187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$ vi 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文件名</w:t>
      </w:r>
    </w:p>
    <w:p w14:paraId="7FB65CDD" w14:textId="77777777" w:rsidR="00782203" w:rsidRPr="00782203" w:rsidRDefault="00782203" w:rsidP="00782203">
      <w:pPr>
        <w:widowControl/>
        <w:numPr>
          <w:ilvl w:val="0"/>
          <w:numId w:val="10"/>
        </w:numPr>
        <w:spacing w:before="120" w:after="120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如果文件已经存在，会直接打开该文件</w:t>
      </w:r>
    </w:p>
    <w:p w14:paraId="12158CAA" w14:textId="77777777" w:rsidR="00782203" w:rsidRPr="00782203" w:rsidRDefault="00782203" w:rsidP="00782203">
      <w:pPr>
        <w:widowControl/>
        <w:numPr>
          <w:ilvl w:val="0"/>
          <w:numId w:val="10"/>
        </w:numPr>
        <w:spacing w:before="120" w:after="120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如果文件不存在，会新建一个文件</w:t>
      </w:r>
    </w:p>
    <w:p w14:paraId="5FC20B54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2.1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打开文件并且定位行</w:t>
      </w:r>
    </w:p>
    <w:p w14:paraId="323990D9" w14:textId="77777777" w:rsidR="00782203" w:rsidRPr="00782203" w:rsidRDefault="00782203" w:rsidP="00782203">
      <w:pPr>
        <w:widowControl/>
        <w:numPr>
          <w:ilvl w:val="0"/>
          <w:numId w:val="11"/>
        </w:numPr>
        <w:spacing w:line="360" w:lineRule="atLeast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在日常工作中，有可能会遇到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打开一个文件，并定位到指定行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的情况</w:t>
      </w:r>
    </w:p>
    <w:p w14:paraId="6576ADEB" w14:textId="77777777" w:rsidR="00782203" w:rsidRPr="00782203" w:rsidRDefault="00782203" w:rsidP="00782203">
      <w:pPr>
        <w:widowControl/>
        <w:numPr>
          <w:ilvl w:val="0"/>
          <w:numId w:val="11"/>
        </w:numPr>
        <w:spacing w:line="360" w:lineRule="atLeast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例如：在开发时，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知道某一行代码有错误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，可以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快速定位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到出错代码的位置</w:t>
      </w:r>
    </w:p>
    <w:p w14:paraId="14FB0F74" w14:textId="77777777" w:rsidR="00782203" w:rsidRPr="00782203" w:rsidRDefault="00782203" w:rsidP="00782203">
      <w:pPr>
        <w:widowControl/>
        <w:numPr>
          <w:ilvl w:val="0"/>
          <w:numId w:val="11"/>
        </w:numPr>
        <w:spacing w:before="240" w:after="240" w:line="360" w:lineRule="atLeast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这个时候，可以使用以下命令打开文件</w:t>
      </w:r>
    </w:p>
    <w:p w14:paraId="7E8C8B03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$ vi 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文件名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 +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行数</w:t>
      </w:r>
    </w:p>
    <w:p w14:paraId="70BDE2EE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提示：如果只带上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+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而不指定行号，会直接定位到文件末尾</w:t>
      </w:r>
    </w:p>
    <w:p w14:paraId="3FB7B394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2.2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异常处理</w:t>
      </w:r>
    </w:p>
    <w:p w14:paraId="05711CFF" w14:textId="77777777" w:rsidR="00782203" w:rsidRPr="00782203" w:rsidRDefault="00782203" w:rsidP="00782203">
      <w:pPr>
        <w:widowControl/>
        <w:numPr>
          <w:ilvl w:val="0"/>
          <w:numId w:val="12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如果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异常退出，在磁盘上可能会保存有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交换文件</w:t>
      </w:r>
    </w:p>
    <w:p w14:paraId="5F720926" w14:textId="77777777" w:rsidR="00782203" w:rsidRPr="00782203" w:rsidRDefault="00782203" w:rsidP="00782203">
      <w:pPr>
        <w:widowControl/>
        <w:numPr>
          <w:ilvl w:val="0"/>
          <w:numId w:val="12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下次再使用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编辑该文件时，会看到以下屏幕信息，按下字母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d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可以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删除交换文件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即可</w:t>
      </w:r>
    </w:p>
    <w:p w14:paraId="34D5DE95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提示：按下键盘时，注意关闭输入法</w:t>
      </w:r>
    </w:p>
    <w:p w14:paraId="0BC8C390" w14:textId="7859582E" w:rsidR="00782203" w:rsidRPr="00782203" w:rsidRDefault="00FE0BAE" w:rsidP="00782203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B9D16B3" wp14:editId="6F470132">
            <wp:extent cx="5274310" cy="3020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1F17" w14:textId="77777777" w:rsidR="00782203" w:rsidRPr="00782203" w:rsidRDefault="00782203" w:rsidP="00782203">
      <w:pPr>
        <w:widowControl/>
        <w:pBdr>
          <w:bottom w:val="single" w:sz="6" w:space="6" w:color="DDDDDD"/>
        </w:pBdr>
        <w:spacing w:before="360" w:after="24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  <w:t xml:space="preserve">03.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  <w:t>三种工作模式</w:t>
      </w:r>
    </w:p>
    <w:p w14:paraId="02CC7C8B" w14:textId="77777777" w:rsidR="00782203" w:rsidRPr="00782203" w:rsidRDefault="00782203" w:rsidP="00782203">
      <w:pPr>
        <w:widowControl/>
        <w:numPr>
          <w:ilvl w:val="0"/>
          <w:numId w:val="13"/>
        </w:numPr>
        <w:spacing w:line="360" w:lineRule="atLeast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有三种基本工作模式：</w:t>
      </w:r>
    </w:p>
    <w:p w14:paraId="79D28309" w14:textId="77777777" w:rsidR="00782203" w:rsidRPr="00782203" w:rsidRDefault="00782203" w:rsidP="00782203">
      <w:pPr>
        <w:widowControl/>
        <w:numPr>
          <w:ilvl w:val="1"/>
          <w:numId w:val="13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命令模式</w:t>
      </w:r>
    </w:p>
    <w:p w14:paraId="1BF9E65D" w14:textId="77777777" w:rsidR="00782203" w:rsidRPr="00782203" w:rsidRDefault="00782203" w:rsidP="00782203">
      <w:pPr>
        <w:widowControl/>
        <w:numPr>
          <w:ilvl w:val="2"/>
          <w:numId w:val="13"/>
        </w:numPr>
        <w:ind w:left="144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打开文件首先进入命令模式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，是使用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入口</w:t>
      </w:r>
    </w:p>
    <w:p w14:paraId="5D072C2A" w14:textId="77777777" w:rsidR="00782203" w:rsidRPr="00782203" w:rsidRDefault="00782203" w:rsidP="00782203">
      <w:pPr>
        <w:widowControl/>
        <w:numPr>
          <w:ilvl w:val="2"/>
          <w:numId w:val="13"/>
        </w:numPr>
        <w:ind w:left="144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通过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对文件进行常规的编辑操作，例如：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定位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翻页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复制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粘贴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删除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……</w:t>
      </w:r>
    </w:p>
    <w:p w14:paraId="773631CE" w14:textId="77777777" w:rsidR="00782203" w:rsidRPr="00782203" w:rsidRDefault="00782203" w:rsidP="00782203">
      <w:pPr>
        <w:widowControl/>
        <w:numPr>
          <w:ilvl w:val="2"/>
          <w:numId w:val="13"/>
        </w:numPr>
        <w:ind w:left="144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在其他图形编辑器下，通过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快捷键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或者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鼠标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实现的操作，都在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命令模式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下实现</w:t>
      </w:r>
    </w:p>
    <w:p w14:paraId="752190E9" w14:textId="77777777" w:rsidR="00782203" w:rsidRPr="00782203" w:rsidRDefault="00782203" w:rsidP="00782203">
      <w:pPr>
        <w:widowControl/>
        <w:numPr>
          <w:ilvl w:val="1"/>
          <w:numId w:val="13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末行模式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—— 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执行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保存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退出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等操作</w:t>
      </w:r>
    </w:p>
    <w:p w14:paraId="23C13C33" w14:textId="77777777" w:rsidR="00782203" w:rsidRPr="00782203" w:rsidRDefault="00782203" w:rsidP="00782203">
      <w:pPr>
        <w:widowControl/>
        <w:numPr>
          <w:ilvl w:val="2"/>
          <w:numId w:val="13"/>
        </w:numPr>
        <w:ind w:left="144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要退出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返回到控制台，需要在末行模式下输入命令</w:t>
      </w:r>
    </w:p>
    <w:p w14:paraId="472F2640" w14:textId="77777777" w:rsidR="00782203" w:rsidRPr="00782203" w:rsidRDefault="00782203" w:rsidP="00782203">
      <w:pPr>
        <w:widowControl/>
        <w:numPr>
          <w:ilvl w:val="2"/>
          <w:numId w:val="13"/>
        </w:numPr>
        <w:ind w:left="144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末行模式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是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出口</w:t>
      </w:r>
    </w:p>
    <w:p w14:paraId="76DB4827" w14:textId="77777777" w:rsidR="00782203" w:rsidRPr="00782203" w:rsidRDefault="00782203" w:rsidP="00782203">
      <w:pPr>
        <w:widowControl/>
        <w:numPr>
          <w:ilvl w:val="1"/>
          <w:numId w:val="13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编辑模式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—— 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正常的编辑文字</w:t>
      </w:r>
    </w:p>
    <w:p w14:paraId="556BF761" w14:textId="755E10FE" w:rsidR="00782203" w:rsidRPr="00782203" w:rsidRDefault="00FE0BAE" w:rsidP="00782203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5AE9174" wp14:editId="12F11BB6">
            <wp:extent cx="5274310" cy="4085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E1DC7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提示：在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Touch Bar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的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Mac 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电脑上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，按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ESC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不方便，可以使用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CTRL + [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替代</w:t>
      </w:r>
    </w:p>
    <w:p w14:paraId="14C93775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末行模式命令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1698"/>
        <w:gridCol w:w="4125"/>
      </w:tblGrid>
      <w:tr w:rsidR="00782203" w:rsidRPr="00782203" w14:paraId="3FB371E5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6614705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CEE312E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英文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8E18B8D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4F7BB28A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225379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w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8D21D5B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write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FBCF7D0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保存</w:t>
            </w:r>
          </w:p>
        </w:tc>
      </w:tr>
      <w:tr w:rsidR="00782203" w:rsidRPr="00782203" w14:paraId="6CEA3099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77D390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q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A0122F8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quit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8A7801A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退出，如果没有保存，不允许退出</w:t>
            </w:r>
          </w:p>
        </w:tc>
      </w:tr>
      <w:tr w:rsidR="00782203" w:rsidRPr="00782203" w14:paraId="7A13279F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F573E8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q!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1070FC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quit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6F4D81B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强行退出，不保存退出</w:t>
            </w:r>
          </w:p>
        </w:tc>
      </w:tr>
      <w:tr w:rsidR="00782203" w:rsidRPr="00782203" w14:paraId="613EB222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BE403B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wq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56FA34E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write &amp; quit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6D8ABAC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保存并退出</w:t>
            </w:r>
          </w:p>
        </w:tc>
      </w:tr>
      <w:tr w:rsidR="00782203" w:rsidRPr="00782203" w14:paraId="10D4D585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D44BB9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0DD3F4A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2D1AC8A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保存并退出</w:t>
            </w:r>
          </w:p>
        </w:tc>
      </w:tr>
    </w:tbl>
    <w:p w14:paraId="5010094F" w14:textId="77777777" w:rsidR="00782203" w:rsidRPr="00782203" w:rsidRDefault="00782203" w:rsidP="00782203">
      <w:pPr>
        <w:widowControl/>
        <w:pBdr>
          <w:bottom w:val="single" w:sz="6" w:space="6" w:color="DDDDDD"/>
        </w:pBdr>
        <w:spacing w:before="360" w:after="24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  <w:t xml:space="preserve">04.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  <w:t>常用命令</w:t>
      </w:r>
    </w:p>
    <w:p w14:paraId="12420C2B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命令线路图</w:t>
      </w:r>
    </w:p>
    <w:p w14:paraId="0AD999C0" w14:textId="77777777" w:rsidR="00782203" w:rsidRPr="00782203" w:rsidRDefault="00782203" w:rsidP="00782203">
      <w:pPr>
        <w:widowControl/>
        <w:numPr>
          <w:ilvl w:val="0"/>
          <w:numId w:val="14"/>
        </w:numPr>
        <w:spacing w:before="120" w:after="120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重复次数</w:t>
      </w:r>
    </w:p>
    <w:p w14:paraId="58EC2334" w14:textId="77777777" w:rsidR="00782203" w:rsidRPr="00782203" w:rsidRDefault="00782203" w:rsidP="00782203">
      <w:pPr>
        <w:widowControl/>
        <w:numPr>
          <w:ilvl w:val="1"/>
          <w:numId w:val="14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在命令模式下，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先输入一个数字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再跟上一个命令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，可以让该命令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重复执行指定次数</w:t>
      </w:r>
    </w:p>
    <w:p w14:paraId="760F7487" w14:textId="77777777" w:rsidR="00782203" w:rsidRPr="00782203" w:rsidRDefault="00782203" w:rsidP="00782203">
      <w:pPr>
        <w:widowControl/>
        <w:numPr>
          <w:ilvl w:val="0"/>
          <w:numId w:val="14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移动和选择（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多练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）</w:t>
      </w:r>
    </w:p>
    <w:p w14:paraId="49F65BCC" w14:textId="77777777" w:rsidR="00782203" w:rsidRPr="00782203" w:rsidRDefault="00782203" w:rsidP="00782203">
      <w:pPr>
        <w:widowControl/>
        <w:numPr>
          <w:ilvl w:val="1"/>
          <w:numId w:val="14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之所以快，关键在于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能够快速定位到要编辑的代码行</w:t>
      </w:r>
    </w:p>
    <w:p w14:paraId="0B2C8B96" w14:textId="77777777" w:rsidR="00782203" w:rsidRPr="00782203" w:rsidRDefault="00782203" w:rsidP="00782203">
      <w:pPr>
        <w:widowControl/>
        <w:numPr>
          <w:ilvl w:val="1"/>
          <w:numId w:val="14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移动命令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能够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编辑操作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组合使用</w:t>
      </w:r>
    </w:p>
    <w:p w14:paraId="46F3B13D" w14:textId="77777777" w:rsidR="00782203" w:rsidRPr="00782203" w:rsidRDefault="00782203" w:rsidP="00782203">
      <w:pPr>
        <w:widowControl/>
        <w:numPr>
          <w:ilvl w:val="0"/>
          <w:numId w:val="14"/>
        </w:numPr>
        <w:spacing w:before="120" w:after="120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编辑操作</w:t>
      </w:r>
    </w:p>
    <w:p w14:paraId="0DE35066" w14:textId="77777777" w:rsidR="00782203" w:rsidRPr="00782203" w:rsidRDefault="00782203" w:rsidP="00782203">
      <w:pPr>
        <w:widowControl/>
        <w:numPr>
          <w:ilvl w:val="1"/>
          <w:numId w:val="14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删除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复制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粘贴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替换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缩排</w:t>
      </w:r>
    </w:p>
    <w:p w14:paraId="6490075C" w14:textId="77777777" w:rsidR="00782203" w:rsidRPr="00782203" w:rsidRDefault="00782203" w:rsidP="00782203">
      <w:pPr>
        <w:widowControl/>
        <w:numPr>
          <w:ilvl w:val="0"/>
          <w:numId w:val="14"/>
        </w:numPr>
        <w:spacing w:before="120" w:after="120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撤销和重复</w:t>
      </w:r>
    </w:p>
    <w:p w14:paraId="04773801" w14:textId="77777777" w:rsidR="00782203" w:rsidRPr="00782203" w:rsidRDefault="00782203" w:rsidP="00782203">
      <w:pPr>
        <w:widowControl/>
        <w:numPr>
          <w:ilvl w:val="0"/>
          <w:numId w:val="14"/>
        </w:numPr>
        <w:spacing w:before="120" w:after="120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查找替换</w:t>
      </w:r>
    </w:p>
    <w:p w14:paraId="6CAC4132" w14:textId="77777777" w:rsidR="00782203" w:rsidRPr="00782203" w:rsidRDefault="00782203" w:rsidP="00782203">
      <w:pPr>
        <w:widowControl/>
        <w:numPr>
          <w:ilvl w:val="0"/>
          <w:numId w:val="14"/>
        </w:numPr>
        <w:spacing w:before="120" w:after="120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编辑</w:t>
      </w:r>
    </w:p>
    <w:p w14:paraId="274E1C44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学习提示</w:t>
      </w:r>
    </w:p>
    <w:p w14:paraId="7A9F3557" w14:textId="77777777" w:rsidR="00782203" w:rsidRPr="00782203" w:rsidRDefault="00782203" w:rsidP="00782203">
      <w:pPr>
        <w:widowControl/>
        <w:numPr>
          <w:ilvl w:val="0"/>
          <w:numId w:val="15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的命令较多，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不要期望一下子全部记住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，个别命令忘记了，只是会影响编辑速度而已</w:t>
      </w:r>
    </w:p>
    <w:p w14:paraId="48CE463D" w14:textId="77777777" w:rsidR="00782203" w:rsidRPr="00782203" w:rsidRDefault="00782203" w:rsidP="00782203">
      <w:pPr>
        <w:widowControl/>
        <w:numPr>
          <w:ilvl w:val="0"/>
          <w:numId w:val="15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命令时，注意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关闭中文输入法</w:t>
      </w:r>
    </w:p>
    <w:p w14:paraId="2C6960E9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4.1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移动（基本）</w:t>
      </w:r>
    </w:p>
    <w:p w14:paraId="61B7A0CF" w14:textId="77777777" w:rsidR="00782203" w:rsidRPr="00782203" w:rsidRDefault="00782203" w:rsidP="00782203">
      <w:pPr>
        <w:widowControl/>
        <w:numPr>
          <w:ilvl w:val="0"/>
          <w:numId w:val="16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要熟练使用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，首先应该学会怎么在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命令模式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下样快速移动光标</w:t>
      </w:r>
    </w:p>
    <w:p w14:paraId="5CA1210E" w14:textId="77777777" w:rsidR="00782203" w:rsidRPr="00782203" w:rsidRDefault="00782203" w:rsidP="00782203">
      <w:pPr>
        <w:widowControl/>
        <w:numPr>
          <w:ilvl w:val="0"/>
          <w:numId w:val="16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编辑操作命令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，能够和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移动命令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结合在一起使用</w:t>
      </w:r>
    </w:p>
    <w:p w14:paraId="2C7DF998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1)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上、下、左、右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992"/>
        <w:gridCol w:w="1245"/>
      </w:tblGrid>
      <w:tr w:rsidR="00782203" w:rsidRPr="00782203" w14:paraId="21DFD09B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7DCF815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32642D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DDF7D8A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手指</w:t>
            </w:r>
          </w:p>
        </w:tc>
      </w:tr>
      <w:tr w:rsidR="00782203" w:rsidRPr="00782203" w14:paraId="2650C994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2528A00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h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384E49C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向左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C4320DF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食指</w:t>
            </w:r>
          </w:p>
        </w:tc>
      </w:tr>
      <w:tr w:rsidR="00782203" w:rsidRPr="00782203" w14:paraId="0000A05D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451FFF2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j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8D49DD6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向下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FB7FA0C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食指</w:t>
            </w:r>
          </w:p>
        </w:tc>
      </w:tr>
      <w:tr w:rsidR="00782203" w:rsidRPr="00782203" w14:paraId="1F131B86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314C8F5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k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F6E292F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向上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02ED0F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中指</w:t>
            </w:r>
          </w:p>
        </w:tc>
      </w:tr>
      <w:tr w:rsidR="00782203" w:rsidRPr="00782203" w14:paraId="565CB6ED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B13B95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l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EB97E9D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向右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D3B4898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无名指</w:t>
            </w:r>
          </w:p>
        </w:tc>
      </w:tr>
    </w:tbl>
    <w:p w14:paraId="3DE2756B" w14:textId="26835F66" w:rsidR="00782203" w:rsidRPr="00782203" w:rsidRDefault="00A61113" w:rsidP="00782203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6EC915B" wp14:editId="53F4FD01">
            <wp:extent cx="5274310" cy="21456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631D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2)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行内移动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1031"/>
        <w:gridCol w:w="4125"/>
      </w:tblGrid>
      <w:tr w:rsidR="00782203" w:rsidRPr="00782203" w14:paraId="0D6C3556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04A0FD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44DE5A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英文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B6FDC88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6A352BB4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B46D55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w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77283A8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word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F3187D7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向后移动一个单词</w:t>
            </w:r>
          </w:p>
        </w:tc>
      </w:tr>
      <w:tr w:rsidR="00782203" w:rsidRPr="00782203" w14:paraId="155C09F7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4DA881D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lastRenderedPageBreak/>
              <w:t>b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EA46D58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back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5039446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向前移动一个单词</w:t>
            </w:r>
          </w:p>
        </w:tc>
      </w:tr>
      <w:tr w:rsidR="00782203" w:rsidRPr="00782203" w14:paraId="277CFECB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6F6F59E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B395A4E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24A4D1B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行首</w:t>
            </w:r>
          </w:p>
        </w:tc>
      </w:tr>
      <w:tr w:rsidR="00782203" w:rsidRPr="00782203" w14:paraId="6E23D305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1478080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^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F195E4E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B43ABD4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行首，第一个不是空白字符的位置</w:t>
            </w:r>
          </w:p>
        </w:tc>
      </w:tr>
      <w:tr w:rsidR="00782203" w:rsidRPr="00782203" w14:paraId="1E328719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F6357BB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$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12996F2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3909F0D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行尾</w:t>
            </w:r>
          </w:p>
        </w:tc>
      </w:tr>
    </w:tbl>
    <w:p w14:paraId="1375879A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3)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行数移动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2"/>
        <w:gridCol w:w="992"/>
        <w:gridCol w:w="2925"/>
      </w:tblGrid>
      <w:tr w:rsidR="00782203" w:rsidRPr="00782203" w14:paraId="225514E4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EDFD74B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C532281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英文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C5F6290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0882FC79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50F3BEE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gg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47AEFC8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go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B4D88BA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文件顶部</w:t>
            </w:r>
          </w:p>
        </w:tc>
      </w:tr>
      <w:tr w:rsidR="00782203" w:rsidRPr="00782203" w14:paraId="4BB51395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41C6A9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G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1316137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go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E6B76B1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文件末尾</w:t>
            </w:r>
          </w:p>
        </w:tc>
      </w:tr>
      <w:tr w:rsidR="00782203" w:rsidRPr="00782203" w14:paraId="5CF18C71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CBD063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数字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gg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AA3F93D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go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F9D9F34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移动到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 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数字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 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对应行数</w:t>
            </w:r>
          </w:p>
        </w:tc>
      </w:tr>
      <w:tr w:rsidR="00782203" w:rsidRPr="00782203" w14:paraId="322EC661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9A5C350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数字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G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7429BFF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go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1674780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移动到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 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数字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 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对应行数</w:t>
            </w:r>
          </w:p>
        </w:tc>
      </w:tr>
      <w:tr w:rsidR="00782203" w:rsidRPr="00782203" w14:paraId="33454EE4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77D38A7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: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数字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9F3281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0562138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移动到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 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数字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 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对应行数</w:t>
            </w:r>
          </w:p>
        </w:tc>
      </w:tr>
    </w:tbl>
    <w:p w14:paraId="04F049E3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4)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屏幕移动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6"/>
        <w:gridCol w:w="1311"/>
        <w:gridCol w:w="1485"/>
      </w:tblGrid>
      <w:tr w:rsidR="00782203" w:rsidRPr="00782203" w14:paraId="432CAEA6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14F40C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87454A1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英文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1DF6B8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3EDDFF41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434EE4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Ctrl + b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DA5B05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back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86B13A8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向上翻页</w:t>
            </w:r>
          </w:p>
        </w:tc>
      </w:tr>
      <w:tr w:rsidR="00782203" w:rsidRPr="00782203" w14:paraId="56A7B891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59637C1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Ctrl + f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EE5CA78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forward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09531E3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向下翻页</w:t>
            </w:r>
          </w:p>
        </w:tc>
      </w:tr>
      <w:tr w:rsidR="00782203" w:rsidRPr="00782203" w14:paraId="4B1E336E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B606A1D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H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CD3D9C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Head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655F82A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屏幕顶部</w:t>
            </w:r>
          </w:p>
        </w:tc>
      </w:tr>
      <w:tr w:rsidR="00782203" w:rsidRPr="00782203" w14:paraId="4F2CB882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0A7EA6F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4D99E9C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Middle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BA68AEE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屏幕中间</w:t>
            </w:r>
          </w:p>
        </w:tc>
      </w:tr>
      <w:tr w:rsidR="00782203" w:rsidRPr="00782203" w14:paraId="2D7D943B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1AF2A3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L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7F37BC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Low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2DFC462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屏幕底部</w:t>
            </w:r>
          </w:p>
        </w:tc>
      </w:tr>
    </w:tbl>
    <w:p w14:paraId="45AC70DA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4.2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移动（程序）</w:t>
      </w:r>
    </w:p>
    <w:p w14:paraId="037237BC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1)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段落移动</w:t>
      </w:r>
    </w:p>
    <w:p w14:paraId="4FD0E749" w14:textId="77777777" w:rsidR="00782203" w:rsidRPr="00782203" w:rsidRDefault="00782203" w:rsidP="00782203">
      <w:pPr>
        <w:widowControl/>
        <w:numPr>
          <w:ilvl w:val="0"/>
          <w:numId w:val="17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中使用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空行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来区分段落</w:t>
      </w:r>
    </w:p>
    <w:p w14:paraId="1C45BA02" w14:textId="77777777" w:rsidR="00782203" w:rsidRPr="00782203" w:rsidRDefault="00782203" w:rsidP="00782203">
      <w:pPr>
        <w:widowControl/>
        <w:numPr>
          <w:ilvl w:val="0"/>
          <w:numId w:val="17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在程序开发时，通常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一段功能相关的代码会写在一起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—— 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之间没有空行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1245"/>
      </w:tblGrid>
      <w:tr w:rsidR="00782203" w:rsidRPr="00782203" w14:paraId="708912F7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9FD941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026835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69D1E7AD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5A98BAF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{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4609F73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上一段</w:t>
            </w:r>
          </w:p>
        </w:tc>
      </w:tr>
      <w:tr w:rsidR="00782203" w:rsidRPr="00782203" w14:paraId="61A6DF71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4B1BD1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}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1AF6AF4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下一段</w:t>
            </w:r>
          </w:p>
        </w:tc>
      </w:tr>
    </w:tbl>
    <w:p w14:paraId="59D6D2DB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2)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括号切换</w:t>
      </w:r>
    </w:p>
    <w:p w14:paraId="21640F7A" w14:textId="77777777" w:rsidR="00782203" w:rsidRPr="00782203" w:rsidRDefault="00782203" w:rsidP="00782203">
      <w:pPr>
        <w:widowControl/>
        <w:numPr>
          <w:ilvl w:val="0"/>
          <w:numId w:val="18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在程序世界中，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()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[]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{}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使用频率很高，而且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都是成对出现的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2205"/>
      </w:tblGrid>
      <w:tr w:rsidR="00782203" w:rsidRPr="00782203" w14:paraId="1BA7BD28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6B26EB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64E79E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3C2C14F5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D10756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%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B73FFE0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括号匹配及切换</w:t>
            </w:r>
          </w:p>
        </w:tc>
      </w:tr>
    </w:tbl>
    <w:p w14:paraId="022CDA04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3)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标记</w:t>
      </w:r>
    </w:p>
    <w:p w14:paraId="0DB48B38" w14:textId="77777777" w:rsidR="00782203" w:rsidRPr="00782203" w:rsidRDefault="00782203" w:rsidP="00782203">
      <w:pPr>
        <w:widowControl/>
        <w:numPr>
          <w:ilvl w:val="0"/>
          <w:numId w:val="19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在开发时，某一块代码可能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需要稍后处理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，例如：编辑、查看</w:t>
      </w:r>
    </w:p>
    <w:p w14:paraId="624DACED" w14:textId="77777777" w:rsidR="00782203" w:rsidRPr="00782203" w:rsidRDefault="00782203" w:rsidP="00782203">
      <w:pPr>
        <w:widowControl/>
        <w:numPr>
          <w:ilvl w:val="0"/>
          <w:numId w:val="19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此时先使用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m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增加一个标记，这样可以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在需要时快速地跳转回来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或者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执行其他编辑操作</w:t>
      </w:r>
    </w:p>
    <w:p w14:paraId="58EFD8D0" w14:textId="77777777" w:rsidR="00782203" w:rsidRPr="00782203" w:rsidRDefault="00782203" w:rsidP="00782203">
      <w:pPr>
        <w:widowControl/>
        <w:numPr>
          <w:ilvl w:val="0"/>
          <w:numId w:val="19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标记名称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可以是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a~z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或者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A~Z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之间的任意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一个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字母</w:t>
      </w:r>
    </w:p>
    <w:p w14:paraId="045D7FCE" w14:textId="77777777" w:rsidR="00782203" w:rsidRPr="00782203" w:rsidRDefault="00782203" w:rsidP="00782203">
      <w:pPr>
        <w:widowControl/>
        <w:numPr>
          <w:ilvl w:val="0"/>
          <w:numId w:val="19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添加了标记的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行如果被删除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标记同时被删除</w:t>
      </w:r>
    </w:p>
    <w:p w14:paraId="11FCA5F4" w14:textId="77777777" w:rsidR="00782203" w:rsidRPr="00782203" w:rsidRDefault="00782203" w:rsidP="00782203">
      <w:pPr>
        <w:widowControl/>
        <w:numPr>
          <w:ilvl w:val="0"/>
          <w:numId w:val="19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如果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在其他行添加了相同名称的标记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之前添加的标记也会被替换掉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1044"/>
        <w:gridCol w:w="6126"/>
      </w:tblGrid>
      <w:tr w:rsidR="00782203" w:rsidRPr="00782203" w14:paraId="7FCB0E5D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4774A40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F682D1B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英文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A970C9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1BA6B113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BF2FC40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mx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3C3DD7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mark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C14239B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添加标记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 x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，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x 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是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 a</w:t>
            </w:r>
            <w:del w:id="1" w:author="Unknown">
              <w:r w:rsidRPr="00782203">
                <w:rPr>
                  <w:rFonts w:ascii="Helvetica" w:eastAsia="宋体" w:hAnsi="Helvetica" w:cs="Helvetica"/>
                  <w:kern w:val="0"/>
                  <w:sz w:val="24"/>
                  <w:szCs w:val="24"/>
                </w:rPr>
                <w:delText xml:space="preserve">z </w:delText>
              </w:r>
              <w:r w:rsidRPr="00782203">
                <w:rPr>
                  <w:rFonts w:ascii="Helvetica" w:eastAsia="宋体" w:hAnsi="Helvetica" w:cs="Helvetica"/>
                  <w:kern w:val="0"/>
                  <w:sz w:val="24"/>
                  <w:szCs w:val="24"/>
                </w:rPr>
                <w:delText>或者</w:delText>
              </w:r>
              <w:r w:rsidRPr="00782203">
                <w:rPr>
                  <w:rFonts w:ascii="Helvetica" w:eastAsia="宋体" w:hAnsi="Helvetica" w:cs="Helvetica"/>
                  <w:kern w:val="0"/>
                  <w:sz w:val="24"/>
                  <w:szCs w:val="24"/>
                </w:rPr>
                <w:delText xml:space="preserve"> A</w:delText>
              </w:r>
            </w:del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Z 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之间的任意一个字母</w:t>
            </w:r>
          </w:p>
        </w:tc>
      </w:tr>
      <w:tr w:rsidR="00782203" w:rsidRPr="00782203" w14:paraId="5457AE4F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4E3EF7B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'x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76729C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BB9DCC7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直接定位到标记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 x 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所在位置</w:t>
            </w:r>
          </w:p>
        </w:tc>
      </w:tr>
    </w:tbl>
    <w:p w14:paraId="42C6FBD1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4.3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选中文本（可视模式）</w:t>
      </w:r>
    </w:p>
    <w:p w14:paraId="66B76913" w14:textId="77777777" w:rsidR="00782203" w:rsidRPr="00782203" w:rsidRDefault="00782203" w:rsidP="00782203">
      <w:pPr>
        <w:widowControl/>
        <w:numPr>
          <w:ilvl w:val="0"/>
          <w:numId w:val="20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学习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复制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命令前，应该先学会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怎么样选中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要复制的代码</w:t>
      </w:r>
    </w:p>
    <w:p w14:paraId="2546EA2D" w14:textId="77777777" w:rsidR="00782203" w:rsidRPr="00782203" w:rsidRDefault="00782203" w:rsidP="00782203">
      <w:pPr>
        <w:widowControl/>
        <w:numPr>
          <w:ilvl w:val="0"/>
          <w:numId w:val="20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中要选择文本，需要先使用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Visual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命令切换到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可视模式</w:t>
      </w:r>
    </w:p>
    <w:p w14:paraId="2C9285E2" w14:textId="77777777" w:rsidR="00782203" w:rsidRPr="00782203" w:rsidRDefault="00782203" w:rsidP="00782203">
      <w:pPr>
        <w:widowControl/>
        <w:numPr>
          <w:ilvl w:val="0"/>
          <w:numId w:val="20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中提供了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三种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可视模式，可以方便程序员选择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选中文本的方式</w:t>
      </w:r>
    </w:p>
    <w:p w14:paraId="0C26F829" w14:textId="77777777" w:rsidR="00782203" w:rsidRPr="00782203" w:rsidRDefault="00782203" w:rsidP="00782203">
      <w:pPr>
        <w:widowControl/>
        <w:numPr>
          <w:ilvl w:val="0"/>
          <w:numId w:val="20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按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ESC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可以放弃选中，返回到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命令模式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2"/>
        <w:gridCol w:w="1710"/>
        <w:gridCol w:w="4605"/>
      </w:tblGrid>
      <w:tr w:rsidR="00782203" w:rsidRPr="00782203" w14:paraId="22AF1FCC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E0AF431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546D797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模式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9C982E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7BA2A946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363AD1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v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1F3952F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可视模式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8AEF966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从光标位置开始按照正常模式选择文本</w:t>
            </w:r>
          </w:p>
        </w:tc>
      </w:tr>
      <w:tr w:rsidR="00782203" w:rsidRPr="00782203" w14:paraId="409F750B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A44DFDC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V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F4CD776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可视行模式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1F289DB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选中光标经过的完整行</w:t>
            </w:r>
          </w:p>
        </w:tc>
      </w:tr>
      <w:tr w:rsidR="00782203" w:rsidRPr="00782203" w14:paraId="736C44D9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05A02B5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Ctrl + v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826C02E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可视块模式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1A78A2A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垂直方向选中文本</w:t>
            </w:r>
          </w:p>
        </w:tc>
      </w:tr>
    </w:tbl>
    <w:p w14:paraId="1B9A1FA3" w14:textId="77777777" w:rsidR="00782203" w:rsidRPr="00782203" w:rsidRDefault="00782203" w:rsidP="00782203">
      <w:pPr>
        <w:widowControl/>
        <w:numPr>
          <w:ilvl w:val="0"/>
          <w:numId w:val="21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可视模式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下，可以和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移动命令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连用，例如：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ggVG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能够选中所有内容</w:t>
      </w:r>
    </w:p>
    <w:p w14:paraId="02BC6BC9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4.4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撤销和恢复撤销</w:t>
      </w:r>
    </w:p>
    <w:p w14:paraId="117FC102" w14:textId="77777777" w:rsidR="00782203" w:rsidRPr="00782203" w:rsidRDefault="00782203" w:rsidP="00782203">
      <w:pPr>
        <w:widowControl/>
        <w:numPr>
          <w:ilvl w:val="0"/>
          <w:numId w:val="22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在学习编辑命令之前，先要知道怎样撤销之前一次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错误的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编辑动作！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6"/>
        <w:gridCol w:w="1044"/>
        <w:gridCol w:w="2205"/>
      </w:tblGrid>
      <w:tr w:rsidR="00782203" w:rsidRPr="00782203" w14:paraId="3BE05225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D1C2C0A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CD262F5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英文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E2B3D6C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5F4AE723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7BC1D3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u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6B9EDFE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undo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5EC24C1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撤销上次命令</w:t>
            </w:r>
          </w:p>
        </w:tc>
      </w:tr>
      <w:tr w:rsidR="00782203" w:rsidRPr="00782203" w14:paraId="31357BD8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792208D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CTRL + r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BF79E3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redo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57D410E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恢复撤销的命令</w:t>
            </w:r>
          </w:p>
        </w:tc>
      </w:tr>
    </w:tbl>
    <w:p w14:paraId="6BDCEB6D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4.5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删除文本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79"/>
        <w:gridCol w:w="1164"/>
        <w:gridCol w:w="4526"/>
      </w:tblGrid>
      <w:tr w:rsidR="00782203" w:rsidRPr="00782203" w14:paraId="64F29E61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540AC4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D1D3CF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英文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5B8932B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59A40424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AB2CD3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876EED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cut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5B4F191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删除光标所在字符，或者选中文字</w:t>
            </w:r>
          </w:p>
        </w:tc>
      </w:tr>
      <w:tr w:rsidR="00782203" w:rsidRPr="00782203" w14:paraId="0505FED2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43FC95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d(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移动命令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E1B2C60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delete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38233B2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删除移动命令对应的内容</w:t>
            </w:r>
          </w:p>
        </w:tc>
      </w:tr>
      <w:tr w:rsidR="00782203" w:rsidRPr="00782203" w14:paraId="1F2F57B2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20D78E2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dd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9E3519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delete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0BDDF60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删除光标所在行，可以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 ndd 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复制多行</w:t>
            </w:r>
          </w:p>
        </w:tc>
      </w:tr>
      <w:tr w:rsidR="00782203" w:rsidRPr="00782203" w14:paraId="5BFA0A0C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643F7C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8850B92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delete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319B323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删除至行尾</w:t>
            </w:r>
          </w:p>
        </w:tc>
      </w:tr>
    </w:tbl>
    <w:p w14:paraId="22606160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提示：如果使用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555555"/>
          <w:kern w:val="0"/>
          <w:sz w:val="20"/>
          <w:szCs w:val="20"/>
        </w:rPr>
        <w:t>可视模式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已经选中了一段文本，那么无论使用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d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还是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x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，都可以删除选中文本</w:t>
      </w:r>
    </w:p>
    <w:p w14:paraId="668472BE" w14:textId="77777777" w:rsidR="00782203" w:rsidRPr="00782203" w:rsidRDefault="00782203" w:rsidP="00782203">
      <w:pPr>
        <w:widowControl/>
        <w:numPr>
          <w:ilvl w:val="0"/>
          <w:numId w:val="23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删除命令可以和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移动命令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连用，以下是常见的组合命令：</w:t>
      </w:r>
    </w:p>
    <w:p w14:paraId="0232DF2F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lastRenderedPageBreak/>
        <w:t xml:space="preserve">* dw       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#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从光标位置删除到单词末尾</w:t>
      </w:r>
    </w:p>
    <w:p w14:paraId="74A8C0B9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* d0       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#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从光标位置删除到一行的起始位置</w:t>
      </w:r>
    </w:p>
    <w:p w14:paraId="08F67153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* d}       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#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从光标位置删除到段落结尾</w:t>
      </w:r>
    </w:p>
    <w:p w14:paraId="716627C9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* ndd      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#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从光标位置向下连续删除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 n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行</w:t>
      </w:r>
    </w:p>
    <w:p w14:paraId="7711316B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* d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代码行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G  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#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从光标所在行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删除到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指定代码行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之间的所有代码</w:t>
      </w:r>
    </w:p>
    <w:p w14:paraId="69A1C92F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* d'a      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#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从光标所在行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删除到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标记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 xml:space="preserve">a </w:t>
      </w:r>
      <w:r w:rsidRPr="00782203">
        <w:rPr>
          <w:rFonts w:ascii="Courier New" w:eastAsia="宋体" w:hAnsi="Courier New" w:cs="Courier New"/>
          <w:i/>
          <w:iCs/>
          <w:color w:val="999988"/>
          <w:kern w:val="0"/>
          <w:sz w:val="18"/>
          <w:szCs w:val="18"/>
          <w:bdr w:val="none" w:sz="0" w:space="0" w:color="auto" w:frame="1"/>
          <w:shd w:val="clear" w:color="auto" w:fill="EEEEEE"/>
        </w:rPr>
        <w:t>之间的所有代码</w:t>
      </w:r>
    </w:p>
    <w:p w14:paraId="7EAFFEE4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4.6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复制、粘贴</w:t>
      </w:r>
    </w:p>
    <w:p w14:paraId="40D26378" w14:textId="77777777" w:rsidR="00782203" w:rsidRPr="00782203" w:rsidRDefault="00782203" w:rsidP="00782203">
      <w:pPr>
        <w:widowControl/>
        <w:numPr>
          <w:ilvl w:val="0"/>
          <w:numId w:val="24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中提供有一个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被复制文本的缓冲区</w:t>
      </w:r>
    </w:p>
    <w:p w14:paraId="623EC922" w14:textId="77777777" w:rsidR="00782203" w:rsidRPr="00782203" w:rsidRDefault="00782203" w:rsidP="00782203">
      <w:pPr>
        <w:widowControl/>
        <w:numPr>
          <w:ilvl w:val="1"/>
          <w:numId w:val="24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复制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命令会将选中的文字保存在缓冲区</w:t>
      </w:r>
    </w:p>
    <w:p w14:paraId="1DB715B0" w14:textId="77777777" w:rsidR="00782203" w:rsidRPr="00782203" w:rsidRDefault="00782203" w:rsidP="00782203">
      <w:pPr>
        <w:widowControl/>
        <w:numPr>
          <w:ilvl w:val="1"/>
          <w:numId w:val="24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删除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命令删除的文字会被保存在缓冲区</w:t>
      </w:r>
    </w:p>
    <w:p w14:paraId="13C7CFD7" w14:textId="77777777" w:rsidR="00782203" w:rsidRPr="00782203" w:rsidRDefault="00782203" w:rsidP="00782203">
      <w:pPr>
        <w:widowControl/>
        <w:numPr>
          <w:ilvl w:val="1"/>
          <w:numId w:val="24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在需要的位置，使用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粘贴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命令可以将缓冲区的文字插入到光标所在位置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5"/>
        <w:gridCol w:w="1098"/>
        <w:gridCol w:w="3779"/>
      </w:tblGrid>
      <w:tr w:rsidR="00782203" w:rsidRPr="00782203" w14:paraId="4C2C0829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37D28D8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394DA1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英文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07F3BF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0AED7801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041E4C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y(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移动命令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AF2CF5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copy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008C154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复制</w:t>
            </w:r>
          </w:p>
        </w:tc>
      </w:tr>
      <w:tr w:rsidR="00782203" w:rsidRPr="00782203" w14:paraId="1FF48ED4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321729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yy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535D57C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copy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D4BCC97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复制一行，可以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 nyy 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复制多行</w:t>
            </w:r>
          </w:p>
        </w:tc>
      </w:tr>
      <w:tr w:rsidR="00782203" w:rsidRPr="00782203" w14:paraId="46EC9E46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41829EB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p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E0CDA1D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paste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E1857C9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粘贴</w:t>
            </w:r>
          </w:p>
        </w:tc>
      </w:tr>
    </w:tbl>
    <w:p w14:paraId="7E80BE9D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提示</w:t>
      </w:r>
    </w:p>
    <w:p w14:paraId="2C1D8F69" w14:textId="77777777" w:rsidR="00782203" w:rsidRPr="00782203" w:rsidRDefault="00782203" w:rsidP="00782203">
      <w:pPr>
        <w:widowControl/>
        <w:numPr>
          <w:ilvl w:val="0"/>
          <w:numId w:val="25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d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x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类似于图形界面的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剪切操作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——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CTRL + X</w:t>
      </w:r>
    </w:p>
    <w:p w14:paraId="05138B16" w14:textId="77777777" w:rsidR="00782203" w:rsidRPr="00782203" w:rsidRDefault="00782203" w:rsidP="00782203">
      <w:pPr>
        <w:widowControl/>
        <w:numPr>
          <w:ilvl w:val="0"/>
          <w:numId w:val="25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y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类似于图形界面的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复制操作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——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CTRL + C</w:t>
      </w:r>
    </w:p>
    <w:p w14:paraId="59CB7999" w14:textId="77777777" w:rsidR="00782203" w:rsidRPr="00782203" w:rsidRDefault="00782203" w:rsidP="00782203">
      <w:pPr>
        <w:widowControl/>
        <w:numPr>
          <w:ilvl w:val="0"/>
          <w:numId w:val="25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p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类似于图形界面的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粘贴操作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——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CTRL + V</w:t>
      </w:r>
    </w:p>
    <w:p w14:paraId="6E04BBAB" w14:textId="77777777" w:rsidR="00782203" w:rsidRPr="00782203" w:rsidRDefault="00782203" w:rsidP="00782203">
      <w:pPr>
        <w:widowControl/>
        <w:numPr>
          <w:ilvl w:val="0"/>
          <w:numId w:val="25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文本缓冲区同样只有一个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，如果后续做过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复制、剪切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操作，之前缓冲区中的内容会被替换</w:t>
      </w:r>
    </w:p>
    <w:p w14:paraId="46A08E33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注意</w:t>
      </w:r>
    </w:p>
    <w:p w14:paraId="187C16C4" w14:textId="77777777" w:rsidR="00782203" w:rsidRPr="00782203" w:rsidRDefault="00782203" w:rsidP="00782203">
      <w:pPr>
        <w:widowControl/>
        <w:numPr>
          <w:ilvl w:val="0"/>
          <w:numId w:val="26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文本缓冲区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和系统的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剪贴板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不是同一个</w:t>
      </w:r>
    </w:p>
    <w:p w14:paraId="6B8227AE" w14:textId="77777777" w:rsidR="00782203" w:rsidRPr="00782203" w:rsidRDefault="00782203" w:rsidP="00782203">
      <w:pPr>
        <w:widowControl/>
        <w:numPr>
          <w:ilvl w:val="0"/>
          <w:numId w:val="26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所以在其他软件中使用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CTRL + C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复制的内容，不能在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中通过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P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命令粘贴</w:t>
      </w:r>
    </w:p>
    <w:p w14:paraId="7B392D2D" w14:textId="77777777" w:rsidR="00782203" w:rsidRPr="00782203" w:rsidRDefault="00782203" w:rsidP="00782203">
      <w:pPr>
        <w:widowControl/>
        <w:numPr>
          <w:ilvl w:val="0"/>
          <w:numId w:val="26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可以在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编辑模式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下使用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鼠标右键粘贴</w:t>
      </w:r>
    </w:p>
    <w:p w14:paraId="5B871800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4.7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替换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1298"/>
        <w:gridCol w:w="3150"/>
        <w:gridCol w:w="1489"/>
      </w:tblGrid>
      <w:tr w:rsidR="00782203" w:rsidRPr="00782203" w14:paraId="5694B759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8B08D31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8257ECB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英文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17E247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F49A03A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工作模式</w:t>
            </w:r>
          </w:p>
        </w:tc>
      </w:tr>
      <w:tr w:rsidR="00782203" w:rsidRPr="00782203" w14:paraId="782EAD2D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24AA8DA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r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53C6CAB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replace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A219BD0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替换当前字符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6633D2D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命令模式</w:t>
            </w:r>
          </w:p>
        </w:tc>
      </w:tr>
      <w:tr w:rsidR="00782203" w:rsidRPr="00782203" w14:paraId="75C8969F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1B6A2A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R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68A3AD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replace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FFFBB45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替换当前行光标后的字符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0C02141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替换模式</w:t>
            </w:r>
          </w:p>
        </w:tc>
      </w:tr>
    </w:tbl>
    <w:p w14:paraId="2B475410" w14:textId="77777777" w:rsidR="00782203" w:rsidRPr="00782203" w:rsidRDefault="00782203" w:rsidP="00782203">
      <w:pPr>
        <w:widowControl/>
        <w:numPr>
          <w:ilvl w:val="0"/>
          <w:numId w:val="27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R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命令可以进入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替换模式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，替换完成后，按下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ESC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可以回到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命令模式</w:t>
      </w:r>
    </w:p>
    <w:p w14:paraId="6A70BEDB" w14:textId="77777777" w:rsidR="00782203" w:rsidRPr="00782203" w:rsidRDefault="00782203" w:rsidP="00782203">
      <w:pPr>
        <w:widowControl/>
        <w:numPr>
          <w:ilvl w:val="0"/>
          <w:numId w:val="27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替换命令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的作用就是不用进入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编辑模式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，对文件进行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轻量级的修改</w:t>
      </w:r>
    </w:p>
    <w:p w14:paraId="0256B79F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4.8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缩排和重复执行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1965"/>
      </w:tblGrid>
      <w:tr w:rsidR="00782203" w:rsidRPr="00782203" w14:paraId="2D467A6D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3CEFCFE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lastRenderedPageBreak/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6CC78E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24A9B647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3D378E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&gt;&gt;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2D1C61A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向右增加缩进</w:t>
            </w:r>
          </w:p>
        </w:tc>
      </w:tr>
      <w:tr w:rsidR="00782203" w:rsidRPr="00782203" w14:paraId="67CF3E5B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DC28BAD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&lt;&lt;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B752312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向左减少缩进</w:t>
            </w:r>
          </w:p>
        </w:tc>
      </w:tr>
      <w:tr w:rsidR="00782203" w:rsidRPr="00782203" w14:paraId="01D756EA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4981A9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A405A5C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重复上次命令</w:t>
            </w:r>
          </w:p>
        </w:tc>
      </w:tr>
    </w:tbl>
    <w:p w14:paraId="3D2DFA2B" w14:textId="77777777" w:rsidR="00782203" w:rsidRPr="00782203" w:rsidRDefault="00782203" w:rsidP="00782203">
      <w:pPr>
        <w:widowControl/>
        <w:numPr>
          <w:ilvl w:val="0"/>
          <w:numId w:val="28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缩排命令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在开发程序时，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统一增加代码的缩进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比较有用！</w:t>
      </w:r>
    </w:p>
    <w:p w14:paraId="27E30F14" w14:textId="77777777" w:rsidR="00782203" w:rsidRPr="00782203" w:rsidRDefault="00782203" w:rsidP="00782203">
      <w:pPr>
        <w:widowControl/>
        <w:numPr>
          <w:ilvl w:val="1"/>
          <w:numId w:val="28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一次性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在选中代码前增加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4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个空格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，就叫做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增加缩进</w:t>
      </w:r>
    </w:p>
    <w:p w14:paraId="4CC6395F" w14:textId="77777777" w:rsidR="00782203" w:rsidRPr="00782203" w:rsidRDefault="00782203" w:rsidP="00782203">
      <w:pPr>
        <w:widowControl/>
        <w:numPr>
          <w:ilvl w:val="1"/>
          <w:numId w:val="28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一次性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在选中代码前删除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4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个空格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，就叫做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减少缩进</w:t>
      </w:r>
    </w:p>
    <w:p w14:paraId="6B93D9CF" w14:textId="77777777" w:rsidR="00782203" w:rsidRPr="00782203" w:rsidRDefault="00782203" w:rsidP="00782203">
      <w:pPr>
        <w:widowControl/>
        <w:numPr>
          <w:ilvl w:val="0"/>
          <w:numId w:val="28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可视模式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下，缩排命令只需要使用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一个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&gt;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或者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&lt;</w:t>
      </w:r>
    </w:p>
    <w:p w14:paraId="2217D469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在程序中，</w:t>
      </w:r>
      <w:r w:rsidRPr="00782203">
        <w:rPr>
          <w:rFonts w:ascii="Helvetica" w:eastAsia="宋体" w:hAnsi="Helvetica" w:cs="Helvetica"/>
          <w:b/>
          <w:bCs/>
          <w:color w:val="555555"/>
          <w:kern w:val="0"/>
          <w:sz w:val="20"/>
          <w:szCs w:val="20"/>
        </w:rPr>
        <w:t>缩进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通常用来表示代码的归属关系</w:t>
      </w:r>
    </w:p>
    <w:p w14:paraId="073C7D84" w14:textId="77777777" w:rsidR="00782203" w:rsidRPr="00782203" w:rsidRDefault="00782203" w:rsidP="00782203">
      <w:pPr>
        <w:widowControl/>
        <w:numPr>
          <w:ilvl w:val="0"/>
          <w:numId w:val="29"/>
        </w:numPr>
        <w:spacing w:before="120" w:after="120"/>
        <w:ind w:left="480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前面空格越少，代码的级别越高</w:t>
      </w:r>
    </w:p>
    <w:p w14:paraId="36A7DB5D" w14:textId="77777777" w:rsidR="00782203" w:rsidRPr="00782203" w:rsidRDefault="00782203" w:rsidP="00782203">
      <w:pPr>
        <w:widowControl/>
        <w:numPr>
          <w:ilvl w:val="0"/>
          <w:numId w:val="29"/>
        </w:numPr>
        <w:spacing w:before="120"/>
        <w:ind w:left="480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前面空格越多，代码的级别越低</w:t>
      </w:r>
    </w:p>
    <w:p w14:paraId="60975148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4.9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查找</w:t>
      </w:r>
    </w:p>
    <w:p w14:paraId="28161079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常规查找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1392"/>
      </w:tblGrid>
      <w:tr w:rsidR="00782203" w:rsidRPr="00782203" w14:paraId="3AF99750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182B93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F0842DB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354C4079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42EA40B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/str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C57F484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查找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 str</w:t>
            </w:r>
          </w:p>
        </w:tc>
      </w:tr>
    </w:tbl>
    <w:p w14:paraId="4952379A" w14:textId="77777777" w:rsidR="00782203" w:rsidRPr="00782203" w:rsidRDefault="00782203" w:rsidP="00782203">
      <w:pPr>
        <w:widowControl/>
        <w:numPr>
          <w:ilvl w:val="0"/>
          <w:numId w:val="30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查找到指定内容之后，使用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Next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查找下一个出现的位置：</w:t>
      </w:r>
    </w:p>
    <w:p w14:paraId="722BDA05" w14:textId="77777777" w:rsidR="00782203" w:rsidRPr="00782203" w:rsidRDefault="00782203" w:rsidP="00782203">
      <w:pPr>
        <w:widowControl/>
        <w:numPr>
          <w:ilvl w:val="1"/>
          <w:numId w:val="30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n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: 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查找下一个</w:t>
      </w:r>
    </w:p>
    <w:p w14:paraId="1757F22C" w14:textId="77777777" w:rsidR="00782203" w:rsidRPr="00782203" w:rsidRDefault="00782203" w:rsidP="00782203">
      <w:pPr>
        <w:widowControl/>
        <w:numPr>
          <w:ilvl w:val="1"/>
          <w:numId w:val="30"/>
        </w:numPr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N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: 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查找上一个</w:t>
      </w:r>
    </w:p>
    <w:p w14:paraId="23F23B4E" w14:textId="77777777" w:rsidR="00782203" w:rsidRPr="00782203" w:rsidRDefault="00782203" w:rsidP="00782203">
      <w:pPr>
        <w:widowControl/>
        <w:numPr>
          <w:ilvl w:val="0"/>
          <w:numId w:val="30"/>
        </w:numPr>
        <w:spacing w:before="120" w:after="120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如果不想看到高亮显示，可以随便查找一个文件中不存在的内容即可</w:t>
      </w:r>
    </w:p>
    <w:p w14:paraId="1ED9F774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单词快速匹配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3405"/>
      </w:tblGrid>
      <w:tr w:rsidR="00782203" w:rsidRPr="00782203" w14:paraId="6B560CD0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AF6E7FF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D2EE6B8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0B14AA17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F367DF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*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88AACD1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向后查找当前光标所在单词</w:t>
            </w:r>
          </w:p>
        </w:tc>
      </w:tr>
      <w:tr w:rsidR="00782203" w:rsidRPr="00782203" w14:paraId="0D6F58B8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2CDF7DE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#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2AACC61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向前查找当前光标所在单词</w:t>
            </w:r>
          </w:p>
        </w:tc>
      </w:tr>
    </w:tbl>
    <w:p w14:paraId="03AB3628" w14:textId="77777777" w:rsidR="00782203" w:rsidRPr="00782203" w:rsidRDefault="00782203" w:rsidP="00782203">
      <w:pPr>
        <w:widowControl/>
        <w:numPr>
          <w:ilvl w:val="0"/>
          <w:numId w:val="31"/>
        </w:numPr>
        <w:spacing w:before="120" w:after="120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在开发中，通过单词快速匹配，可以快速看到这个单词在其他什么位置使用过</w:t>
      </w:r>
    </w:p>
    <w:p w14:paraId="5A494F8E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4.10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查找并替换</w:t>
      </w:r>
    </w:p>
    <w:p w14:paraId="497DEF2D" w14:textId="77777777" w:rsidR="00782203" w:rsidRPr="00782203" w:rsidRDefault="00782203" w:rsidP="00782203">
      <w:pPr>
        <w:widowControl/>
        <w:numPr>
          <w:ilvl w:val="0"/>
          <w:numId w:val="32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中查找和替换命令需要在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末行模式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下执行</w:t>
      </w:r>
    </w:p>
    <w:p w14:paraId="7F4D5D19" w14:textId="77777777" w:rsidR="00782203" w:rsidRPr="00782203" w:rsidRDefault="00782203" w:rsidP="00782203">
      <w:pPr>
        <w:widowControl/>
        <w:numPr>
          <w:ilvl w:val="0"/>
          <w:numId w:val="32"/>
        </w:numPr>
        <w:spacing w:before="120" w:after="120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记忆命令格式：</w:t>
      </w:r>
    </w:p>
    <w:p w14:paraId="55F97A6C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</w:rPr>
      </w:pPr>
      <w:r w:rsidRPr="00782203">
        <w:rPr>
          <w:rFonts w:ascii="Courier New" w:eastAsia="宋体" w:hAnsi="Courier New" w:cs="Courier New"/>
          <w:color w:val="990073"/>
          <w:kern w:val="0"/>
          <w:sz w:val="18"/>
          <w:szCs w:val="18"/>
          <w:bdr w:val="none" w:sz="0" w:space="0" w:color="auto" w:frame="1"/>
          <w:shd w:val="clear" w:color="auto" w:fill="EEEEEE"/>
        </w:rPr>
        <w:t>:%s///g</w:t>
      </w:r>
    </w:p>
    <w:p w14:paraId="5EDA6244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1)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全局替换</w:t>
      </w:r>
    </w:p>
    <w:p w14:paraId="7AF8AD28" w14:textId="77777777" w:rsidR="00782203" w:rsidRPr="00782203" w:rsidRDefault="00782203" w:rsidP="00782203">
      <w:pPr>
        <w:widowControl/>
        <w:numPr>
          <w:ilvl w:val="0"/>
          <w:numId w:val="33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一次性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替换文件中的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所有出现的旧文本</w:t>
      </w:r>
    </w:p>
    <w:p w14:paraId="3117CB4C" w14:textId="77777777" w:rsidR="00782203" w:rsidRPr="00782203" w:rsidRDefault="00782203" w:rsidP="00782203">
      <w:pPr>
        <w:widowControl/>
        <w:numPr>
          <w:ilvl w:val="0"/>
          <w:numId w:val="33"/>
        </w:numPr>
        <w:spacing w:before="120" w:after="120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命令格式如下：</w:t>
      </w:r>
    </w:p>
    <w:p w14:paraId="78DEEE82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</w:rPr>
      </w:pPr>
      <w:r w:rsidRPr="00782203">
        <w:rPr>
          <w:rFonts w:ascii="Courier New" w:eastAsia="宋体" w:hAnsi="Courier New" w:cs="Courier New"/>
          <w:color w:val="990073"/>
          <w:kern w:val="0"/>
          <w:sz w:val="18"/>
          <w:szCs w:val="18"/>
          <w:bdr w:val="none" w:sz="0" w:space="0" w:color="auto" w:frame="1"/>
          <w:shd w:val="clear" w:color="auto" w:fill="EEEEEE"/>
        </w:rPr>
        <w:lastRenderedPageBreak/>
        <w:t>:%s/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旧文本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/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新文本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/g</w:t>
      </w:r>
    </w:p>
    <w:p w14:paraId="1B70F182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2)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可视区域替换</w:t>
      </w:r>
    </w:p>
    <w:p w14:paraId="56EDBA81" w14:textId="77777777" w:rsidR="00782203" w:rsidRPr="00782203" w:rsidRDefault="00782203" w:rsidP="00782203">
      <w:pPr>
        <w:widowControl/>
        <w:numPr>
          <w:ilvl w:val="0"/>
          <w:numId w:val="34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先选中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要替换文字的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范围</w:t>
      </w:r>
    </w:p>
    <w:p w14:paraId="7918BC21" w14:textId="77777777" w:rsidR="00782203" w:rsidRPr="00782203" w:rsidRDefault="00782203" w:rsidP="00782203">
      <w:pPr>
        <w:widowControl/>
        <w:numPr>
          <w:ilvl w:val="0"/>
          <w:numId w:val="34"/>
        </w:numPr>
        <w:spacing w:before="120" w:after="120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命令格式如下：</w:t>
      </w:r>
    </w:p>
    <w:p w14:paraId="44F632F4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:</w:t>
      </w:r>
      <w:r w:rsidRPr="00782203">
        <w:rPr>
          <w:rFonts w:ascii="Courier New" w:eastAsia="宋体" w:hAnsi="Courier New" w:cs="Courier New"/>
          <w:color w:val="009926"/>
          <w:kern w:val="0"/>
          <w:sz w:val="18"/>
          <w:szCs w:val="18"/>
          <w:bdr w:val="none" w:sz="0" w:space="0" w:color="auto" w:frame="1"/>
          <w:shd w:val="clear" w:color="auto" w:fill="EEEEEE"/>
        </w:rPr>
        <w:t>s/</w:t>
      </w:r>
      <w:r w:rsidRPr="00782203">
        <w:rPr>
          <w:rFonts w:ascii="Courier New" w:eastAsia="宋体" w:hAnsi="Courier New" w:cs="Courier New"/>
          <w:color w:val="009926"/>
          <w:kern w:val="0"/>
          <w:sz w:val="18"/>
          <w:szCs w:val="18"/>
          <w:bdr w:val="none" w:sz="0" w:space="0" w:color="auto" w:frame="1"/>
          <w:shd w:val="clear" w:color="auto" w:fill="EEEEEE"/>
        </w:rPr>
        <w:t>旧文本</w:t>
      </w:r>
      <w:r w:rsidRPr="00782203">
        <w:rPr>
          <w:rFonts w:ascii="Courier New" w:eastAsia="宋体" w:hAnsi="Courier New" w:cs="Courier New"/>
          <w:color w:val="009926"/>
          <w:kern w:val="0"/>
          <w:sz w:val="18"/>
          <w:szCs w:val="18"/>
          <w:bdr w:val="none" w:sz="0" w:space="0" w:color="auto" w:frame="1"/>
          <w:shd w:val="clear" w:color="auto" w:fill="EEEEEE"/>
        </w:rPr>
        <w:t>/</w:t>
      </w:r>
      <w:r w:rsidRPr="00782203">
        <w:rPr>
          <w:rFonts w:ascii="Courier New" w:eastAsia="宋体" w:hAnsi="Courier New" w:cs="Courier New"/>
          <w:color w:val="009926"/>
          <w:kern w:val="0"/>
          <w:sz w:val="18"/>
          <w:szCs w:val="18"/>
          <w:bdr w:val="none" w:sz="0" w:space="0" w:color="auto" w:frame="1"/>
          <w:shd w:val="clear" w:color="auto" w:fill="EEEEEE"/>
        </w:rPr>
        <w:t>新文本</w:t>
      </w:r>
      <w:r w:rsidRPr="00782203">
        <w:rPr>
          <w:rFonts w:ascii="Courier New" w:eastAsia="宋体" w:hAnsi="Courier New" w:cs="Courier New"/>
          <w:color w:val="009926"/>
          <w:kern w:val="0"/>
          <w:sz w:val="18"/>
          <w:szCs w:val="18"/>
          <w:bdr w:val="none" w:sz="0" w:space="0" w:color="auto" w:frame="1"/>
          <w:shd w:val="clear" w:color="auto" w:fill="EEEEEE"/>
        </w:rPr>
        <w:t>/g</w:t>
      </w:r>
    </w:p>
    <w:p w14:paraId="340D82F3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3)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确认替换</w:t>
      </w:r>
    </w:p>
    <w:p w14:paraId="0565629F" w14:textId="77777777" w:rsidR="00782203" w:rsidRPr="00782203" w:rsidRDefault="00782203" w:rsidP="00782203">
      <w:pPr>
        <w:widowControl/>
        <w:numPr>
          <w:ilvl w:val="0"/>
          <w:numId w:val="35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如果把末尾的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g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改成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gc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在替换的时候，会有提示！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推荐使用！</w:t>
      </w:r>
    </w:p>
    <w:p w14:paraId="1D852609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</w:rPr>
      </w:pPr>
      <w:r w:rsidRPr="00782203">
        <w:rPr>
          <w:rFonts w:ascii="Courier New" w:eastAsia="宋体" w:hAnsi="Courier New" w:cs="Courier New"/>
          <w:color w:val="990073"/>
          <w:kern w:val="0"/>
          <w:sz w:val="18"/>
          <w:szCs w:val="18"/>
          <w:bdr w:val="none" w:sz="0" w:space="0" w:color="auto" w:frame="1"/>
          <w:shd w:val="clear" w:color="auto" w:fill="EEEEEE"/>
        </w:rPr>
        <w:t>:%s/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旧文本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/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新文本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/gc</w:t>
      </w:r>
    </w:p>
    <w:p w14:paraId="1810EA8F" w14:textId="77777777" w:rsidR="00782203" w:rsidRPr="00782203" w:rsidRDefault="00782203" w:rsidP="00782203">
      <w:pPr>
        <w:widowControl/>
        <w:numPr>
          <w:ilvl w:val="0"/>
          <w:numId w:val="36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y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-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yes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替换</w:t>
      </w:r>
    </w:p>
    <w:p w14:paraId="5C0327C5" w14:textId="77777777" w:rsidR="00782203" w:rsidRPr="00782203" w:rsidRDefault="00782203" w:rsidP="00782203">
      <w:pPr>
        <w:widowControl/>
        <w:numPr>
          <w:ilvl w:val="0"/>
          <w:numId w:val="36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n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-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no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不替换</w:t>
      </w:r>
    </w:p>
    <w:p w14:paraId="001996C6" w14:textId="77777777" w:rsidR="00782203" w:rsidRPr="00782203" w:rsidRDefault="00782203" w:rsidP="00782203">
      <w:pPr>
        <w:widowControl/>
        <w:numPr>
          <w:ilvl w:val="0"/>
          <w:numId w:val="36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a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-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all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替换所有</w:t>
      </w:r>
    </w:p>
    <w:p w14:paraId="70B9D41D" w14:textId="77777777" w:rsidR="00782203" w:rsidRPr="00782203" w:rsidRDefault="00782203" w:rsidP="00782203">
      <w:pPr>
        <w:widowControl/>
        <w:numPr>
          <w:ilvl w:val="0"/>
          <w:numId w:val="36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q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-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quit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退出替换</w:t>
      </w:r>
    </w:p>
    <w:p w14:paraId="240B407E" w14:textId="77777777" w:rsidR="00782203" w:rsidRPr="00782203" w:rsidRDefault="00782203" w:rsidP="00782203">
      <w:pPr>
        <w:widowControl/>
        <w:numPr>
          <w:ilvl w:val="0"/>
          <w:numId w:val="36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l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-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last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最后一个，并把光标移动到行首</w:t>
      </w:r>
    </w:p>
    <w:p w14:paraId="5EB5EEE0" w14:textId="77777777" w:rsidR="00782203" w:rsidRPr="00782203" w:rsidRDefault="00782203" w:rsidP="00782203">
      <w:pPr>
        <w:widowControl/>
        <w:numPr>
          <w:ilvl w:val="0"/>
          <w:numId w:val="36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^E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向下滚屏</w:t>
      </w:r>
    </w:p>
    <w:p w14:paraId="0499DDB2" w14:textId="77777777" w:rsidR="00782203" w:rsidRPr="00782203" w:rsidRDefault="00782203" w:rsidP="00782203">
      <w:pPr>
        <w:widowControl/>
        <w:numPr>
          <w:ilvl w:val="0"/>
          <w:numId w:val="36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^Y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向上滚屏</w:t>
      </w:r>
    </w:p>
    <w:p w14:paraId="1DDAB2BC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4.11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插入命令</w:t>
      </w:r>
    </w:p>
    <w:p w14:paraId="6A078B32" w14:textId="77777777" w:rsidR="00782203" w:rsidRPr="00782203" w:rsidRDefault="00782203" w:rsidP="00782203">
      <w:pPr>
        <w:widowControl/>
        <w:numPr>
          <w:ilvl w:val="0"/>
          <w:numId w:val="37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中除了常用的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进入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编辑模式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外，还提供了以下命令同样可以进入编辑模式：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1311"/>
        <w:gridCol w:w="3150"/>
        <w:gridCol w:w="1245"/>
      </w:tblGrid>
      <w:tr w:rsidR="00782203" w:rsidRPr="00782203" w14:paraId="59B1C067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E73E025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E6AC341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英文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0D19051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29A6F6E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常用</w:t>
            </w:r>
          </w:p>
        </w:tc>
      </w:tr>
      <w:tr w:rsidR="00782203" w:rsidRPr="00782203" w14:paraId="3CF61A52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32F096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i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E88BA65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insert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E635F7A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在当前字符前插入文本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5529A4C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常用</w:t>
            </w:r>
          </w:p>
        </w:tc>
      </w:tr>
      <w:tr w:rsidR="00782203" w:rsidRPr="00782203" w14:paraId="4AA2A2DA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85C84EB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I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0641001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insert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9C6A7AB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在行首插入文本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51B1288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较常用</w:t>
            </w:r>
          </w:p>
        </w:tc>
      </w:tr>
      <w:tr w:rsidR="00782203" w:rsidRPr="00782203" w14:paraId="3F5EDE46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C4E6EEB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a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802128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28D80C4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在当前字符后添加文本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99189C3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</w:p>
        </w:tc>
      </w:tr>
      <w:tr w:rsidR="00782203" w:rsidRPr="00782203" w14:paraId="57F868DB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581F481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A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58DC0DE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A2CF3D8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在行末添加文本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9936E3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较常用</w:t>
            </w:r>
          </w:p>
        </w:tc>
      </w:tr>
      <w:tr w:rsidR="00782203" w:rsidRPr="00782203" w14:paraId="4C3A83BE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FDB85D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o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3AA01E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C183710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在当前行后面插入一空行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8053E7A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常用</w:t>
            </w:r>
          </w:p>
        </w:tc>
      </w:tr>
      <w:tr w:rsidR="00782203" w:rsidRPr="00782203" w14:paraId="34292453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BDCFD6A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O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7F2D33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99D49EE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在当前行前面插入一空行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22A19B5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常用</w:t>
            </w:r>
          </w:p>
        </w:tc>
      </w:tr>
    </w:tbl>
    <w:p w14:paraId="29634963" w14:textId="3C763C2F" w:rsidR="00782203" w:rsidRPr="00782203" w:rsidRDefault="00A61113" w:rsidP="00782203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E58FA58" wp14:editId="7D5B8E7D">
            <wp:extent cx="4429125" cy="28765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2E82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演练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1 ——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编辑命令和数字连用</w:t>
      </w:r>
    </w:p>
    <w:p w14:paraId="521C1F5F" w14:textId="77777777" w:rsidR="00782203" w:rsidRPr="00782203" w:rsidRDefault="00782203" w:rsidP="00782203">
      <w:pPr>
        <w:widowControl/>
        <w:numPr>
          <w:ilvl w:val="0"/>
          <w:numId w:val="38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在开发中，可能会遇到连续输入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N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个同样的字符</w:t>
      </w:r>
    </w:p>
    <w:p w14:paraId="1BEC59CE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在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Python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中有简单的方法，但是其他语言中通常需要自己输入</w:t>
      </w:r>
    </w:p>
    <w:p w14:paraId="553DE297" w14:textId="77777777" w:rsidR="00782203" w:rsidRPr="00782203" w:rsidRDefault="00782203" w:rsidP="00782203">
      <w:pPr>
        <w:widowControl/>
        <w:numPr>
          <w:ilvl w:val="0"/>
          <w:numId w:val="39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例如：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**********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连续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10 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个星号</w:t>
      </w:r>
    </w:p>
    <w:p w14:paraId="422AA1E2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要实现这个效果可以在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命令模式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下</w:t>
      </w:r>
    </w:p>
    <w:p w14:paraId="78912B92" w14:textId="77777777" w:rsidR="00782203" w:rsidRPr="00782203" w:rsidRDefault="00782203" w:rsidP="00782203">
      <w:pPr>
        <w:widowControl/>
        <w:numPr>
          <w:ilvl w:val="0"/>
          <w:numId w:val="40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输入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10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，表示要重复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10 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次</w:t>
      </w:r>
    </w:p>
    <w:p w14:paraId="74418363" w14:textId="77777777" w:rsidR="00782203" w:rsidRPr="00782203" w:rsidRDefault="00782203" w:rsidP="00782203">
      <w:pPr>
        <w:widowControl/>
        <w:numPr>
          <w:ilvl w:val="0"/>
          <w:numId w:val="40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输入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进入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编辑模式</w:t>
      </w:r>
    </w:p>
    <w:p w14:paraId="105A56D7" w14:textId="77777777" w:rsidR="00782203" w:rsidRPr="00782203" w:rsidRDefault="00782203" w:rsidP="00782203">
      <w:pPr>
        <w:widowControl/>
        <w:numPr>
          <w:ilvl w:val="0"/>
          <w:numId w:val="40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输入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*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也就是重复的文字</w:t>
      </w:r>
    </w:p>
    <w:p w14:paraId="74C242E7" w14:textId="77777777" w:rsidR="00782203" w:rsidRPr="00782203" w:rsidRDefault="00782203" w:rsidP="00782203">
      <w:pPr>
        <w:widowControl/>
        <w:numPr>
          <w:ilvl w:val="0"/>
          <w:numId w:val="40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按下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ESC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返回到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命令模式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，返回之后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就会把第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2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、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3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两步的操作重复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10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次</w:t>
      </w:r>
    </w:p>
    <w:p w14:paraId="5B8D9F16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提示：正常开发时，在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555555"/>
          <w:kern w:val="0"/>
          <w:sz w:val="20"/>
          <w:szCs w:val="20"/>
        </w:rPr>
        <w:t>进入编辑模式之前，不要按数字</w:t>
      </w:r>
    </w:p>
    <w:p w14:paraId="631D02E8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演练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2 ——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利用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可视块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给多行代码增加注释</w:t>
      </w:r>
    </w:p>
    <w:p w14:paraId="6B05580B" w14:textId="77777777" w:rsidR="00782203" w:rsidRPr="00782203" w:rsidRDefault="00782203" w:rsidP="00782203">
      <w:pPr>
        <w:widowControl/>
        <w:numPr>
          <w:ilvl w:val="0"/>
          <w:numId w:val="41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在开发中，可能会遇到一次性给多行代码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增加注释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的情况</w:t>
      </w:r>
    </w:p>
    <w:p w14:paraId="470F8F10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在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Python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中，要给代码增加注释，可以在代码前增加一个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#</w:t>
      </w:r>
    </w:p>
    <w:p w14:paraId="3AF03666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要实现这个效果可以在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命令模式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下</w:t>
      </w:r>
    </w:p>
    <w:p w14:paraId="2C63BBE0" w14:textId="77777777" w:rsidR="00782203" w:rsidRPr="00782203" w:rsidRDefault="00782203" w:rsidP="00782203">
      <w:pPr>
        <w:widowControl/>
        <w:numPr>
          <w:ilvl w:val="0"/>
          <w:numId w:val="42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移动到要添加注释的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第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1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行代码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，按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^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来到行首</w:t>
      </w:r>
    </w:p>
    <w:p w14:paraId="092B4B88" w14:textId="77777777" w:rsidR="00782203" w:rsidRPr="00782203" w:rsidRDefault="00782203" w:rsidP="00782203">
      <w:pPr>
        <w:widowControl/>
        <w:numPr>
          <w:ilvl w:val="0"/>
          <w:numId w:val="42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按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CTRL + v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进入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可视块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模式</w:t>
      </w:r>
    </w:p>
    <w:p w14:paraId="5CFD5B00" w14:textId="77777777" w:rsidR="00782203" w:rsidRPr="00782203" w:rsidRDefault="00782203" w:rsidP="00782203">
      <w:pPr>
        <w:widowControl/>
        <w:numPr>
          <w:ilvl w:val="0"/>
          <w:numId w:val="42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j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向下连续选中要添加的代码行</w:t>
      </w:r>
    </w:p>
    <w:p w14:paraId="7E98EA7C" w14:textId="77777777" w:rsidR="00782203" w:rsidRPr="00782203" w:rsidRDefault="00782203" w:rsidP="00782203">
      <w:pPr>
        <w:widowControl/>
        <w:numPr>
          <w:ilvl w:val="0"/>
          <w:numId w:val="42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输入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进入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编辑模式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，并在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行首插入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，注意：一定要使用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I</w:t>
      </w:r>
    </w:p>
    <w:p w14:paraId="4B688EEF" w14:textId="77777777" w:rsidR="00782203" w:rsidRPr="00782203" w:rsidRDefault="00782203" w:rsidP="00782203">
      <w:pPr>
        <w:widowControl/>
        <w:numPr>
          <w:ilvl w:val="0"/>
          <w:numId w:val="42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输入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#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也就是注释符号</w:t>
      </w:r>
    </w:p>
    <w:p w14:paraId="05403248" w14:textId="77777777" w:rsidR="00782203" w:rsidRPr="00782203" w:rsidRDefault="00782203" w:rsidP="00782203">
      <w:pPr>
        <w:widowControl/>
        <w:numPr>
          <w:ilvl w:val="0"/>
          <w:numId w:val="42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按下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ESC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返回到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命令模式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，返回之后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会在之前选中的每一行代码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前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插入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#</w:t>
      </w:r>
    </w:p>
    <w:p w14:paraId="0AD5A444" w14:textId="77777777" w:rsidR="00782203" w:rsidRPr="00782203" w:rsidRDefault="00782203" w:rsidP="00782203">
      <w:pPr>
        <w:widowControl/>
        <w:pBdr>
          <w:bottom w:val="single" w:sz="6" w:space="6" w:color="DDDDDD"/>
        </w:pBdr>
        <w:spacing w:before="360" w:after="24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  <w:t xml:space="preserve">05.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  <w:t>分屏命令</w:t>
      </w:r>
    </w:p>
    <w:p w14:paraId="410B6958" w14:textId="77777777" w:rsidR="00782203" w:rsidRPr="00782203" w:rsidRDefault="00782203" w:rsidP="00782203">
      <w:pPr>
        <w:widowControl/>
        <w:numPr>
          <w:ilvl w:val="0"/>
          <w:numId w:val="43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属于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的高级命令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—— 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可以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同时编辑和查看多个文件</w:t>
      </w:r>
    </w:p>
    <w:p w14:paraId="6DD527FD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5.1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末行命令扩展</w:t>
      </w:r>
    </w:p>
    <w:p w14:paraId="256BF8A4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lastRenderedPageBreak/>
        <w:t>末行命令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主要是针对文件进行操作的：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保存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退出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保存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&amp;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退出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搜索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&amp;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替换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另存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新建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浏览文件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5"/>
        <w:gridCol w:w="1017"/>
        <w:gridCol w:w="6045"/>
      </w:tblGrid>
      <w:tr w:rsidR="00782203" w:rsidRPr="00782203" w14:paraId="40BCD65C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A2E7C6D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4683B10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英文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DAEAA01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2414156A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77853C7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:e .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E32B04A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edit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9A1ED2A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会打开内置的文件浏览器，浏览要当前目录下的文件</w:t>
            </w:r>
          </w:p>
        </w:tc>
      </w:tr>
      <w:tr w:rsidR="00782203" w:rsidRPr="00782203" w14:paraId="524E3EBE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1863CFB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:n 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文件名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5DE28E0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new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6D2DBFD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新建文件</w:t>
            </w:r>
          </w:p>
        </w:tc>
      </w:tr>
      <w:tr w:rsidR="00782203" w:rsidRPr="00782203" w14:paraId="23D07DEE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EC9E3F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:w 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文件名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23AD4D1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write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6033336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另存为，但是仍然编辑当前文件，并不会切换文件</w:t>
            </w:r>
          </w:p>
        </w:tc>
      </w:tr>
    </w:tbl>
    <w:p w14:paraId="107BC8BD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提示：切换文件之前，必须保证当前这个文件已经被保存！</w:t>
      </w:r>
    </w:p>
    <w:p w14:paraId="77D0B3C1" w14:textId="77777777" w:rsidR="00782203" w:rsidRPr="00782203" w:rsidRDefault="00782203" w:rsidP="00782203">
      <w:pPr>
        <w:widowControl/>
        <w:numPr>
          <w:ilvl w:val="0"/>
          <w:numId w:val="44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已经学习过的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末行命令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：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9"/>
        <w:gridCol w:w="1698"/>
        <w:gridCol w:w="4125"/>
      </w:tblGrid>
      <w:tr w:rsidR="00782203" w:rsidRPr="00782203" w14:paraId="650810D6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C8CDCB1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2FB233A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英文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783595C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40ACEEE4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17AC99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:w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E949C9E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write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6492F6C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保存</w:t>
            </w:r>
          </w:p>
        </w:tc>
      </w:tr>
      <w:tr w:rsidR="00782203" w:rsidRPr="00782203" w14:paraId="4AF893C8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555848F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:q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CCB32B8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quit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A65B5B5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退出，如果没有保存，不允许退出</w:t>
            </w:r>
          </w:p>
        </w:tc>
      </w:tr>
      <w:tr w:rsidR="00782203" w:rsidRPr="00782203" w14:paraId="5E0403A6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D4A2DE2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:q!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1CF02DA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quit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DAD5789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强行退出，不保存退出</w:t>
            </w:r>
          </w:p>
        </w:tc>
      </w:tr>
      <w:tr w:rsidR="00782203" w:rsidRPr="00782203" w14:paraId="6CC762BE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B0CF230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:wq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AB3F115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write &amp; quit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4347DB6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保存并退出</w:t>
            </w:r>
          </w:p>
        </w:tc>
      </w:tr>
      <w:tr w:rsidR="00782203" w:rsidRPr="00782203" w14:paraId="1408A388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823F2A2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:x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62001FF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4F988FA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保存并退出</w:t>
            </w:r>
          </w:p>
        </w:tc>
      </w:tr>
      <w:tr w:rsidR="00782203" w:rsidRPr="00782203" w14:paraId="7231D19C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A76618A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:%s///gc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A88A967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7D785B9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确认搜索并替换</w:t>
            </w:r>
          </w:p>
        </w:tc>
      </w:tr>
    </w:tbl>
    <w:p w14:paraId="7C4351D8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在实际开发中，可以使用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w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命令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555555"/>
          <w:kern w:val="0"/>
          <w:sz w:val="20"/>
          <w:szCs w:val="20"/>
        </w:rPr>
        <w:t>阶段性的备份代码</w:t>
      </w:r>
    </w:p>
    <w:p w14:paraId="3DA7B531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5.2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分屏命令</w:t>
      </w:r>
    </w:p>
    <w:p w14:paraId="65DEFE07" w14:textId="77777777" w:rsidR="00782203" w:rsidRPr="00782203" w:rsidRDefault="00782203" w:rsidP="00782203">
      <w:pPr>
        <w:widowControl/>
        <w:numPr>
          <w:ilvl w:val="0"/>
          <w:numId w:val="45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使用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分屏命令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，可以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同时编辑和查看多个文件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6"/>
        <w:gridCol w:w="1764"/>
        <w:gridCol w:w="1965"/>
      </w:tblGrid>
      <w:tr w:rsidR="00782203" w:rsidRPr="00782203" w14:paraId="74F842AC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6C43B98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12F0306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英文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393B7A0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26B7E27D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322C09C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:sp [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文件名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74411E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split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96F1CFD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横向增加分屏</w:t>
            </w:r>
          </w:p>
        </w:tc>
      </w:tr>
      <w:tr w:rsidR="00782203" w:rsidRPr="00782203" w14:paraId="00C06224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778A14F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:vsp [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文件名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9D153F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vertical split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E8F7676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纵向增加分屏</w:t>
            </w:r>
          </w:p>
        </w:tc>
      </w:tr>
    </w:tbl>
    <w:p w14:paraId="6F81A750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1)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切换分屏窗口</w:t>
      </w:r>
    </w:p>
    <w:p w14:paraId="5BFC96A8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分屏窗口都是基于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CTRL + W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这个快捷键的，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w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对应的英文单词是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window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1311"/>
        <w:gridCol w:w="5619"/>
      </w:tblGrid>
      <w:tr w:rsidR="00782203" w:rsidRPr="00782203" w14:paraId="520F95BA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42C944F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D42560B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英文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4EBB871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7BB50ADB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AEFCFC5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w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D02922F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window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6AED1D8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切换到下一个窗口</w:t>
            </w:r>
          </w:p>
        </w:tc>
      </w:tr>
      <w:tr w:rsidR="00782203" w:rsidRPr="00782203" w14:paraId="051ADDB4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B6E6705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r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573279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reverse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DC1F683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互换窗口</w:t>
            </w:r>
          </w:p>
        </w:tc>
      </w:tr>
      <w:tr w:rsidR="00782203" w:rsidRPr="00782203" w14:paraId="4750C747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2B7FB42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c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72F0E0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close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3394676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关闭当前窗口，但是不能关闭最后一个窗口</w:t>
            </w:r>
          </w:p>
        </w:tc>
      </w:tr>
      <w:tr w:rsidR="00782203" w:rsidRPr="00782203" w14:paraId="708D0AD3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0F9C14C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q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879243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quit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A6E9D15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退出当前窗口，如果是最后一个窗口，则关闭</w:t>
            </w: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 xml:space="preserve"> vi</w:t>
            </w:r>
          </w:p>
        </w:tc>
      </w:tr>
      <w:tr w:rsidR="00782203" w:rsidRPr="00782203" w14:paraId="54D1159B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DE54130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o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F02D2B0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other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A597457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关闭其他窗口</w:t>
            </w:r>
          </w:p>
        </w:tc>
      </w:tr>
    </w:tbl>
    <w:p w14:paraId="7436B9A4" w14:textId="77777777" w:rsidR="00782203" w:rsidRPr="00782203" w:rsidRDefault="00782203" w:rsidP="00782203">
      <w:pPr>
        <w:widowControl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2)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调整窗口大小</w:t>
      </w:r>
    </w:p>
    <w:p w14:paraId="727CBCB7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分屏窗口都是基于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CTRL + W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这个快捷键的，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w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对应的英文单词是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window</w:t>
      </w:r>
    </w:p>
    <w:tbl>
      <w:tblPr>
        <w:tblW w:w="0" w:type="auto"/>
        <w:tblCellSpacing w:w="15" w:type="dxa"/>
        <w:tblInd w:w="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992"/>
        <w:gridCol w:w="1965"/>
      </w:tblGrid>
      <w:tr w:rsidR="00782203" w:rsidRPr="00782203" w14:paraId="53B449DE" w14:textId="77777777" w:rsidTr="00782203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660A74D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lastRenderedPageBreak/>
              <w:t>命令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4FF015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英文</w:t>
            </w:r>
          </w:p>
        </w:tc>
        <w:tc>
          <w:tcPr>
            <w:tcW w:w="0" w:type="auto"/>
            <w:tcBorders>
              <w:bottom w:val="single" w:sz="6" w:space="0" w:color="BBBBBB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5E2AA84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b/>
                <w:bCs/>
                <w:kern w:val="0"/>
                <w:sz w:val="24"/>
                <w:szCs w:val="24"/>
              </w:rPr>
              <w:t>功能</w:t>
            </w:r>
          </w:p>
        </w:tc>
      </w:tr>
      <w:tr w:rsidR="00782203" w:rsidRPr="00782203" w14:paraId="7C3D5EC1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682A12A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+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C6DA818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35D66069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增加窗口高度</w:t>
            </w:r>
          </w:p>
        </w:tc>
      </w:tr>
      <w:tr w:rsidR="00782203" w:rsidRPr="00782203" w14:paraId="1FB5390C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968FE4F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2BF101A1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57D84AAA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减少窗口高度</w:t>
            </w:r>
          </w:p>
        </w:tc>
      </w:tr>
      <w:tr w:rsidR="00782203" w:rsidRPr="00782203" w14:paraId="745C5294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065A3A4F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&gt;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E7B9DF9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776838EA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增加窗口宽度</w:t>
            </w:r>
          </w:p>
        </w:tc>
      </w:tr>
      <w:tr w:rsidR="00782203" w:rsidRPr="00782203" w14:paraId="3FAF9671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4D8F56C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&lt;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24BFB3C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17F2262F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减少窗口宽度</w:t>
            </w:r>
          </w:p>
        </w:tc>
      </w:tr>
      <w:tr w:rsidR="00782203" w:rsidRPr="00782203" w14:paraId="3B41D585" w14:textId="77777777" w:rsidTr="00782203">
        <w:trPr>
          <w:tblCellSpacing w:w="15" w:type="dxa"/>
        </w:trPr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4E2B3DD3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=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BEF9A25" w14:textId="77777777" w:rsidR="00782203" w:rsidRPr="00782203" w:rsidRDefault="00782203" w:rsidP="00782203">
            <w:pPr>
              <w:widowControl/>
              <w:jc w:val="center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6" w:space="0" w:color="DDDDDD"/>
            </w:tcBorders>
            <w:tcMar>
              <w:top w:w="48" w:type="dxa"/>
              <w:left w:w="240" w:type="dxa"/>
              <w:bottom w:w="48" w:type="dxa"/>
              <w:right w:w="240" w:type="dxa"/>
            </w:tcMar>
            <w:vAlign w:val="center"/>
            <w:hideMark/>
          </w:tcPr>
          <w:p w14:paraId="61F97D1E" w14:textId="77777777" w:rsidR="00782203" w:rsidRPr="00782203" w:rsidRDefault="00782203" w:rsidP="00782203">
            <w:pPr>
              <w:widowControl/>
              <w:jc w:val="left"/>
              <w:rPr>
                <w:rFonts w:ascii="Helvetica" w:eastAsia="宋体" w:hAnsi="Helvetica" w:cs="Helvetica"/>
                <w:kern w:val="0"/>
                <w:sz w:val="24"/>
                <w:szCs w:val="24"/>
              </w:rPr>
            </w:pPr>
            <w:r w:rsidRPr="00782203">
              <w:rPr>
                <w:rFonts w:ascii="Helvetica" w:eastAsia="宋体" w:hAnsi="Helvetica" w:cs="Helvetica"/>
                <w:kern w:val="0"/>
                <w:sz w:val="24"/>
                <w:szCs w:val="24"/>
              </w:rPr>
              <w:t>等分窗口大小</w:t>
            </w:r>
          </w:p>
        </w:tc>
      </w:tr>
    </w:tbl>
    <w:p w14:paraId="67A91F30" w14:textId="77777777" w:rsidR="00782203" w:rsidRPr="00782203" w:rsidRDefault="00782203" w:rsidP="00782203">
      <w:pPr>
        <w:widowControl/>
        <w:spacing w:line="360" w:lineRule="atLeast"/>
        <w:jc w:val="left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调整窗口宽高的命令可以和数字连用，例如：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5 CTRL + W +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连续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5 </w:t>
      </w:r>
      <w:r w:rsidRPr="00782203">
        <w:rPr>
          <w:rFonts w:ascii="Helvetica" w:eastAsia="宋体" w:hAnsi="Helvetica" w:cs="Helvetica"/>
          <w:color w:val="555555"/>
          <w:kern w:val="0"/>
          <w:sz w:val="20"/>
          <w:szCs w:val="20"/>
        </w:rPr>
        <w:t>次增加高度</w:t>
      </w:r>
    </w:p>
    <w:p w14:paraId="5E1E6667" w14:textId="77777777" w:rsidR="00782203" w:rsidRPr="00782203" w:rsidRDefault="00782203" w:rsidP="00782203">
      <w:pPr>
        <w:widowControl/>
        <w:pBdr>
          <w:bottom w:val="single" w:sz="6" w:space="6" w:color="DDDDDD"/>
        </w:pBdr>
        <w:spacing w:before="360" w:after="24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  <w:t xml:space="preserve">06. 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</w:rPr>
        <w:t>常用命令速查图</w:t>
      </w:r>
    </w:p>
    <w:p w14:paraId="4F4B61D2" w14:textId="10EC7DB4" w:rsidR="00782203" w:rsidRPr="00782203" w:rsidRDefault="00A61113" w:rsidP="00782203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68C7B0F" wp14:editId="1DF49A9D">
            <wp:extent cx="5274310" cy="29559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9E6B" w14:textId="77777777" w:rsidR="00782203" w:rsidRPr="00782203" w:rsidRDefault="00782203" w:rsidP="00782203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r w:rsidRPr="00782203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vimrc</w:t>
      </w:r>
    </w:p>
    <w:p w14:paraId="586E1C47" w14:textId="77777777" w:rsidR="00782203" w:rsidRPr="00782203" w:rsidRDefault="00782203" w:rsidP="00782203">
      <w:pPr>
        <w:widowControl/>
        <w:numPr>
          <w:ilvl w:val="0"/>
          <w:numId w:val="46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vimrc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是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vim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的配置文件，可以设置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vim 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的配置，包括：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热键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配色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语法高亮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、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插件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等</w:t>
      </w:r>
    </w:p>
    <w:p w14:paraId="133FAC7B" w14:textId="77777777" w:rsidR="00782203" w:rsidRPr="00782203" w:rsidRDefault="00782203" w:rsidP="00782203">
      <w:pPr>
        <w:widowControl/>
        <w:numPr>
          <w:ilvl w:val="0"/>
          <w:numId w:val="46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Linux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中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vimrc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有两个位置，</w:t>
      </w:r>
      <w:r w:rsidRPr="00782203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家目录下的配置文件优先级更高</w:t>
      </w:r>
    </w:p>
    <w:p w14:paraId="0CC8B89D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/etc/vim/vimrc</w:t>
      </w:r>
    </w:p>
    <w:p w14:paraId="0B5F0EEB" w14:textId="77777777" w:rsidR="00782203" w:rsidRPr="00782203" w:rsidRDefault="00782203" w:rsidP="00782203">
      <w:pPr>
        <w:widowControl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</w:rPr>
      </w:pP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:shd w:val="clear" w:color="auto" w:fill="EEEEEE"/>
        </w:rPr>
        <w:t>~/.vimrc</w:t>
      </w:r>
    </w:p>
    <w:p w14:paraId="58CC0378" w14:textId="77777777" w:rsidR="00782203" w:rsidRPr="00782203" w:rsidRDefault="00782203" w:rsidP="00782203">
      <w:pPr>
        <w:widowControl/>
        <w:numPr>
          <w:ilvl w:val="0"/>
          <w:numId w:val="47"/>
        </w:numPr>
        <w:spacing w:before="120" w:after="120"/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常用的插件有：</w:t>
      </w:r>
    </w:p>
    <w:p w14:paraId="25ADF1FB" w14:textId="77777777" w:rsidR="00782203" w:rsidRPr="00782203" w:rsidRDefault="00782203" w:rsidP="00782203">
      <w:pPr>
        <w:widowControl/>
        <w:numPr>
          <w:ilvl w:val="1"/>
          <w:numId w:val="47"/>
        </w:numPr>
        <w:spacing w:before="120" w:after="120"/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代码补全</w:t>
      </w:r>
    </w:p>
    <w:p w14:paraId="1D28E66E" w14:textId="77777777" w:rsidR="00782203" w:rsidRPr="00782203" w:rsidRDefault="00782203" w:rsidP="00782203">
      <w:pPr>
        <w:widowControl/>
        <w:numPr>
          <w:ilvl w:val="1"/>
          <w:numId w:val="47"/>
        </w:numPr>
        <w:spacing w:before="120" w:after="120"/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代码折叠</w:t>
      </w:r>
    </w:p>
    <w:p w14:paraId="451CBEEF" w14:textId="77777777" w:rsidR="00782203" w:rsidRPr="00782203" w:rsidRDefault="00782203" w:rsidP="00782203">
      <w:pPr>
        <w:widowControl/>
        <w:numPr>
          <w:ilvl w:val="1"/>
          <w:numId w:val="47"/>
        </w:numPr>
        <w:spacing w:before="120" w:after="120"/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搜索</w:t>
      </w:r>
    </w:p>
    <w:p w14:paraId="7AD5C0C5" w14:textId="77777777" w:rsidR="00782203" w:rsidRPr="00782203" w:rsidRDefault="00782203" w:rsidP="00782203">
      <w:pPr>
        <w:widowControl/>
        <w:numPr>
          <w:ilvl w:val="1"/>
          <w:numId w:val="47"/>
        </w:numPr>
        <w:spacing w:before="120" w:after="120"/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Git 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集成</w:t>
      </w:r>
    </w:p>
    <w:p w14:paraId="75513F9F" w14:textId="77777777" w:rsidR="00782203" w:rsidRPr="00782203" w:rsidRDefault="00782203" w:rsidP="00782203">
      <w:pPr>
        <w:widowControl/>
        <w:numPr>
          <w:ilvl w:val="1"/>
          <w:numId w:val="47"/>
        </w:numPr>
        <w:spacing w:before="120" w:after="120"/>
        <w:ind w:left="96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……</w:t>
      </w:r>
    </w:p>
    <w:p w14:paraId="4902B2EB" w14:textId="77777777" w:rsidR="00782203" w:rsidRPr="00782203" w:rsidRDefault="00782203" w:rsidP="00782203">
      <w:pPr>
        <w:widowControl/>
        <w:numPr>
          <w:ilvl w:val="0"/>
          <w:numId w:val="47"/>
        </w:numPr>
        <w:ind w:left="48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网上有很多高手已经配置好的针对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python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开发的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vimrc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文件，可以下载过来直接使用，或者等大家多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0" w:color="DEDEDE" w:frame="1"/>
          <w:shd w:val="clear" w:color="auto" w:fill="F8F8FF"/>
        </w:rPr>
        <w:t>Linux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782203">
        <w:rPr>
          <w:rFonts w:ascii="Helvetica" w:eastAsia="宋体" w:hAnsi="Helvetica" w:cs="Helvetica"/>
          <w:color w:val="000000"/>
          <w:kern w:val="0"/>
          <w:sz w:val="20"/>
          <w:szCs w:val="20"/>
        </w:rPr>
        <w:t>比较熟悉后，再行学习！</w:t>
      </w:r>
    </w:p>
    <w:p w14:paraId="73EF897C" w14:textId="77777777" w:rsidR="00C21BB8" w:rsidRDefault="00C21BB8"/>
    <w:sectPr w:rsidR="00C21BB8" w:rsidSect="00334EEE">
      <w:pgSz w:w="11906" w:h="16838"/>
      <w:pgMar w:top="1418" w:right="851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76D71"/>
    <w:multiLevelType w:val="multilevel"/>
    <w:tmpl w:val="BC940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1132B"/>
    <w:multiLevelType w:val="multilevel"/>
    <w:tmpl w:val="288AB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B4CCD"/>
    <w:multiLevelType w:val="multilevel"/>
    <w:tmpl w:val="0F7C7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F650E9"/>
    <w:multiLevelType w:val="multilevel"/>
    <w:tmpl w:val="89EC8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536900"/>
    <w:multiLevelType w:val="multilevel"/>
    <w:tmpl w:val="C73E1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704A32"/>
    <w:multiLevelType w:val="multilevel"/>
    <w:tmpl w:val="303CD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8C4FAA"/>
    <w:multiLevelType w:val="multilevel"/>
    <w:tmpl w:val="CBA62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48682D"/>
    <w:multiLevelType w:val="multilevel"/>
    <w:tmpl w:val="906E3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4A399F"/>
    <w:multiLevelType w:val="multilevel"/>
    <w:tmpl w:val="84EA8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933580"/>
    <w:multiLevelType w:val="multilevel"/>
    <w:tmpl w:val="3F72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527C3F"/>
    <w:multiLevelType w:val="multilevel"/>
    <w:tmpl w:val="B0B6A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47419A"/>
    <w:multiLevelType w:val="multilevel"/>
    <w:tmpl w:val="06843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FF3BFC"/>
    <w:multiLevelType w:val="multilevel"/>
    <w:tmpl w:val="F4005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200AE0"/>
    <w:multiLevelType w:val="multilevel"/>
    <w:tmpl w:val="B4C21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EB07C0"/>
    <w:multiLevelType w:val="multilevel"/>
    <w:tmpl w:val="F75A0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BE0A08"/>
    <w:multiLevelType w:val="multilevel"/>
    <w:tmpl w:val="26200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D979DC"/>
    <w:multiLevelType w:val="multilevel"/>
    <w:tmpl w:val="9086F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841D9B"/>
    <w:multiLevelType w:val="multilevel"/>
    <w:tmpl w:val="FE6AC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DC6121"/>
    <w:multiLevelType w:val="multilevel"/>
    <w:tmpl w:val="E31A2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18359D"/>
    <w:multiLevelType w:val="multilevel"/>
    <w:tmpl w:val="21B0D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505B35"/>
    <w:multiLevelType w:val="multilevel"/>
    <w:tmpl w:val="9D5EB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3C25BE"/>
    <w:multiLevelType w:val="multilevel"/>
    <w:tmpl w:val="69101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7045C5"/>
    <w:multiLevelType w:val="multilevel"/>
    <w:tmpl w:val="A4BC5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284BCF"/>
    <w:multiLevelType w:val="multilevel"/>
    <w:tmpl w:val="07C0C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B3961"/>
    <w:multiLevelType w:val="multilevel"/>
    <w:tmpl w:val="ED601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F3555B"/>
    <w:multiLevelType w:val="multilevel"/>
    <w:tmpl w:val="93C8D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2561587"/>
    <w:multiLevelType w:val="multilevel"/>
    <w:tmpl w:val="0AF22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C8E33EB"/>
    <w:multiLevelType w:val="multilevel"/>
    <w:tmpl w:val="0672A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27445C"/>
    <w:multiLevelType w:val="multilevel"/>
    <w:tmpl w:val="5C06A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864FAE"/>
    <w:multiLevelType w:val="multilevel"/>
    <w:tmpl w:val="1666A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E33627"/>
    <w:multiLevelType w:val="multilevel"/>
    <w:tmpl w:val="76A07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1F5448"/>
    <w:multiLevelType w:val="multilevel"/>
    <w:tmpl w:val="4C78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4610D8"/>
    <w:multiLevelType w:val="multilevel"/>
    <w:tmpl w:val="BB66E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7518E6"/>
    <w:multiLevelType w:val="multilevel"/>
    <w:tmpl w:val="A4BC6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CD4698"/>
    <w:multiLevelType w:val="multilevel"/>
    <w:tmpl w:val="CB44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A1146D"/>
    <w:multiLevelType w:val="multilevel"/>
    <w:tmpl w:val="C0AE8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530466"/>
    <w:multiLevelType w:val="multilevel"/>
    <w:tmpl w:val="B3F43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2C0424"/>
    <w:multiLevelType w:val="multilevel"/>
    <w:tmpl w:val="2DD0D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88F72B5"/>
    <w:multiLevelType w:val="multilevel"/>
    <w:tmpl w:val="C8B68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38170B"/>
    <w:multiLevelType w:val="multilevel"/>
    <w:tmpl w:val="7C403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C1B22ED"/>
    <w:multiLevelType w:val="multilevel"/>
    <w:tmpl w:val="49E2C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8E4BDE"/>
    <w:multiLevelType w:val="multilevel"/>
    <w:tmpl w:val="A25C0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A174C7"/>
    <w:multiLevelType w:val="multilevel"/>
    <w:tmpl w:val="7AD80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353652"/>
    <w:multiLevelType w:val="multilevel"/>
    <w:tmpl w:val="3356B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5D6757A"/>
    <w:multiLevelType w:val="multilevel"/>
    <w:tmpl w:val="1B1A2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4F3BEF"/>
    <w:multiLevelType w:val="multilevel"/>
    <w:tmpl w:val="0C2A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88C73C2"/>
    <w:multiLevelType w:val="multilevel"/>
    <w:tmpl w:val="37EA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20"/>
  </w:num>
  <w:num w:numId="3">
    <w:abstractNumId w:val="23"/>
  </w:num>
  <w:num w:numId="4">
    <w:abstractNumId w:val="19"/>
  </w:num>
  <w:num w:numId="5">
    <w:abstractNumId w:val="9"/>
  </w:num>
  <w:num w:numId="6">
    <w:abstractNumId w:val="32"/>
  </w:num>
  <w:num w:numId="7">
    <w:abstractNumId w:val="33"/>
  </w:num>
  <w:num w:numId="8">
    <w:abstractNumId w:val="24"/>
  </w:num>
  <w:num w:numId="9">
    <w:abstractNumId w:val="10"/>
  </w:num>
  <w:num w:numId="10">
    <w:abstractNumId w:val="34"/>
  </w:num>
  <w:num w:numId="11">
    <w:abstractNumId w:val="44"/>
  </w:num>
  <w:num w:numId="12">
    <w:abstractNumId w:val="1"/>
  </w:num>
  <w:num w:numId="13">
    <w:abstractNumId w:val="16"/>
  </w:num>
  <w:num w:numId="14">
    <w:abstractNumId w:val="4"/>
  </w:num>
  <w:num w:numId="15">
    <w:abstractNumId w:val="25"/>
  </w:num>
  <w:num w:numId="16">
    <w:abstractNumId w:val="45"/>
  </w:num>
  <w:num w:numId="17">
    <w:abstractNumId w:val="0"/>
  </w:num>
  <w:num w:numId="18">
    <w:abstractNumId w:val="38"/>
  </w:num>
  <w:num w:numId="19">
    <w:abstractNumId w:val="46"/>
  </w:num>
  <w:num w:numId="20">
    <w:abstractNumId w:val="30"/>
  </w:num>
  <w:num w:numId="21">
    <w:abstractNumId w:val="13"/>
  </w:num>
  <w:num w:numId="22">
    <w:abstractNumId w:val="8"/>
  </w:num>
  <w:num w:numId="23">
    <w:abstractNumId w:val="12"/>
  </w:num>
  <w:num w:numId="24">
    <w:abstractNumId w:val="3"/>
  </w:num>
  <w:num w:numId="25">
    <w:abstractNumId w:val="18"/>
  </w:num>
  <w:num w:numId="26">
    <w:abstractNumId w:val="17"/>
  </w:num>
  <w:num w:numId="27">
    <w:abstractNumId w:val="40"/>
  </w:num>
  <w:num w:numId="28">
    <w:abstractNumId w:val="14"/>
  </w:num>
  <w:num w:numId="29">
    <w:abstractNumId w:val="29"/>
  </w:num>
  <w:num w:numId="30">
    <w:abstractNumId w:val="31"/>
  </w:num>
  <w:num w:numId="31">
    <w:abstractNumId w:val="22"/>
  </w:num>
  <w:num w:numId="32">
    <w:abstractNumId w:val="39"/>
  </w:num>
  <w:num w:numId="33">
    <w:abstractNumId w:val="36"/>
  </w:num>
  <w:num w:numId="34">
    <w:abstractNumId w:val="43"/>
  </w:num>
  <w:num w:numId="35">
    <w:abstractNumId w:val="21"/>
  </w:num>
  <w:num w:numId="36">
    <w:abstractNumId w:val="37"/>
  </w:num>
  <w:num w:numId="37">
    <w:abstractNumId w:val="35"/>
  </w:num>
  <w:num w:numId="38">
    <w:abstractNumId w:val="6"/>
  </w:num>
  <w:num w:numId="39">
    <w:abstractNumId w:val="2"/>
  </w:num>
  <w:num w:numId="40">
    <w:abstractNumId w:val="7"/>
  </w:num>
  <w:num w:numId="41">
    <w:abstractNumId w:val="5"/>
  </w:num>
  <w:num w:numId="42">
    <w:abstractNumId w:val="26"/>
  </w:num>
  <w:num w:numId="43">
    <w:abstractNumId w:val="11"/>
  </w:num>
  <w:num w:numId="44">
    <w:abstractNumId w:val="28"/>
  </w:num>
  <w:num w:numId="45">
    <w:abstractNumId w:val="42"/>
  </w:num>
  <w:num w:numId="46">
    <w:abstractNumId w:val="41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8D6"/>
    <w:rsid w:val="00334EEE"/>
    <w:rsid w:val="00782203"/>
    <w:rsid w:val="007938D6"/>
    <w:rsid w:val="00A61113"/>
    <w:rsid w:val="00C21BB8"/>
    <w:rsid w:val="00D51C68"/>
    <w:rsid w:val="00FE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6BA77"/>
  <w15:chartTrackingRefBased/>
  <w15:docId w15:val="{62EF7D5E-58B2-43E5-A9FE-E39C92FDB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8220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78220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8220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78220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8220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8220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8220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782203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7822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82203"/>
    <w:rPr>
      <w:rFonts w:ascii="宋体" w:eastAsia="宋体" w:hAnsi="宋体" w:cs="宋体"/>
      <w:sz w:val="24"/>
      <w:szCs w:val="24"/>
    </w:rPr>
  </w:style>
  <w:style w:type="character" w:styleId="a3">
    <w:name w:val="Strong"/>
    <w:basedOn w:val="a0"/>
    <w:uiPriority w:val="22"/>
    <w:qFormat/>
    <w:rsid w:val="00782203"/>
    <w:rPr>
      <w:b/>
      <w:bCs/>
    </w:rPr>
  </w:style>
  <w:style w:type="paragraph" w:styleId="a4">
    <w:name w:val="Normal (Web)"/>
    <w:basedOn w:val="a"/>
    <w:uiPriority w:val="99"/>
    <w:semiHidden/>
    <w:unhideWhenUsed/>
    <w:rsid w:val="007822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7822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782203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782203"/>
  </w:style>
  <w:style w:type="character" w:customStyle="1" w:styleId="hljs-builtin">
    <w:name w:val="hljs-built_in"/>
    <w:basedOn w:val="a0"/>
    <w:rsid w:val="00782203"/>
  </w:style>
  <w:style w:type="character" w:customStyle="1" w:styleId="hljs-">
    <w:name w:val="hljs-_"/>
    <w:basedOn w:val="a0"/>
    <w:rsid w:val="00782203"/>
  </w:style>
  <w:style w:type="character" w:customStyle="1" w:styleId="hljs-symbol">
    <w:name w:val="hljs-symbol"/>
    <w:basedOn w:val="a0"/>
    <w:rsid w:val="00782203"/>
  </w:style>
  <w:style w:type="character" w:customStyle="1" w:styleId="hljs-regexp">
    <w:name w:val="hljs-regexp"/>
    <w:basedOn w:val="a0"/>
    <w:rsid w:val="00782203"/>
  </w:style>
  <w:style w:type="character" w:styleId="a5">
    <w:name w:val="Hyperlink"/>
    <w:basedOn w:val="a0"/>
    <w:uiPriority w:val="99"/>
    <w:unhideWhenUsed/>
    <w:rsid w:val="00FE0BA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E0B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2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107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19441975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48446666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90734641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93409515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97768265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48755130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86737964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205684942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01707844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87303547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95121706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05049936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92434034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935</Words>
  <Characters>5331</Characters>
  <Application>Microsoft Office Word</Application>
  <DocSecurity>0</DocSecurity>
  <Lines>44</Lines>
  <Paragraphs>12</Paragraphs>
  <ScaleCrop>false</ScaleCrop>
  <Company/>
  <LinksUpToDate>false</LinksUpToDate>
  <CharactersWithSpaces>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思远 郭</dc:creator>
  <cp:keywords/>
  <dc:description/>
  <cp:lastModifiedBy>思远 郭</cp:lastModifiedBy>
  <cp:revision>10</cp:revision>
  <dcterms:created xsi:type="dcterms:W3CDTF">2019-11-09T09:41:00Z</dcterms:created>
  <dcterms:modified xsi:type="dcterms:W3CDTF">2019-11-09T10:03:00Z</dcterms:modified>
</cp:coreProperties>
</file>